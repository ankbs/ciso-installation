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AC49" w14:textId="12F683BB" w:rsidR="00CE74AA" w:rsidRPr="00050FCE" w:rsidRDefault="00660C28" w:rsidP="00DC64CB">
      <w:pPr>
        <w:spacing w:before="240"/>
        <w:rPr>
          <w:b/>
          <w:bCs/>
          <w:color w:val="0E2841" w:themeColor="text2"/>
          <w:sz w:val="28"/>
          <w:szCs w:val="28"/>
        </w:rPr>
      </w:pPr>
      <w:r w:rsidRPr="2B82A225">
        <w:rPr>
          <w:b/>
          <w:bCs/>
          <w:color w:val="0E2841" w:themeColor="text2"/>
          <w:sz w:val="28"/>
          <w:szCs w:val="28"/>
        </w:rPr>
        <w:t>Microsoft C</w:t>
      </w:r>
      <w:r w:rsidR="459CA85B" w:rsidRPr="2B82A225">
        <w:rPr>
          <w:b/>
          <w:bCs/>
          <w:color w:val="0E2841" w:themeColor="text2"/>
          <w:sz w:val="28"/>
          <w:szCs w:val="28"/>
        </w:rPr>
        <w:t xml:space="preserve">ontract Stack </w:t>
      </w:r>
      <w:r w:rsidR="00D73A54" w:rsidRPr="2B82A225">
        <w:rPr>
          <w:b/>
          <w:bCs/>
          <w:color w:val="0E2841" w:themeColor="text2"/>
          <w:sz w:val="28"/>
          <w:szCs w:val="28"/>
        </w:rPr>
        <w:t>Mapping</w:t>
      </w:r>
      <w:r w:rsidR="002D7719" w:rsidRPr="2B82A225">
        <w:rPr>
          <w:b/>
          <w:bCs/>
          <w:color w:val="0E2841" w:themeColor="text2"/>
          <w:sz w:val="28"/>
          <w:szCs w:val="28"/>
        </w:rPr>
        <w:t xml:space="preserve"> </w:t>
      </w:r>
      <w:r w:rsidR="008C4E36">
        <w:rPr>
          <w:b/>
          <w:bCs/>
          <w:color w:val="0E2841" w:themeColor="text2"/>
          <w:sz w:val="28"/>
          <w:szCs w:val="28"/>
        </w:rPr>
        <w:t>Document</w:t>
      </w:r>
      <w:r w:rsidR="724DA992" w:rsidRPr="2B82A225">
        <w:rPr>
          <w:b/>
          <w:bCs/>
          <w:color w:val="0E2841" w:themeColor="text2"/>
          <w:sz w:val="28"/>
          <w:szCs w:val="28"/>
        </w:rPr>
        <w:t xml:space="preserve"> for the EU Digital Operational Resilience Act (DORA)</w:t>
      </w:r>
      <w:r w:rsidR="00C459D4">
        <w:rPr>
          <w:b/>
          <w:bCs/>
          <w:color w:val="0E2841" w:themeColor="text2"/>
          <w:sz w:val="28"/>
          <w:szCs w:val="28"/>
        </w:rPr>
        <w:t xml:space="preserve"> – M850 </w:t>
      </w:r>
      <w:r w:rsidR="007E44E2">
        <w:rPr>
          <w:b/>
          <w:bCs/>
          <w:color w:val="0E2841" w:themeColor="text2"/>
          <w:sz w:val="28"/>
          <w:szCs w:val="28"/>
        </w:rPr>
        <w:t>&amp; M1187</w:t>
      </w:r>
    </w:p>
    <w:p w14:paraId="7C5D1AAC" w14:textId="28ACA748" w:rsidR="00C364CF" w:rsidRDefault="00660C28" w:rsidP="00D8469C">
      <w:pPr>
        <w:spacing w:line="240" w:lineRule="auto"/>
        <w:rPr>
          <w:sz w:val="22"/>
          <w:szCs w:val="22"/>
        </w:rPr>
      </w:pPr>
      <w:r>
        <w:rPr>
          <w:sz w:val="22"/>
          <w:szCs w:val="22"/>
        </w:rPr>
        <w:t xml:space="preserve">Date Last Modified: </w:t>
      </w:r>
      <w:r w:rsidR="00376685">
        <w:rPr>
          <w:sz w:val="22"/>
          <w:szCs w:val="22"/>
        </w:rPr>
        <w:t>March</w:t>
      </w:r>
      <w:r w:rsidR="008A5F1F">
        <w:rPr>
          <w:sz w:val="22"/>
          <w:szCs w:val="22"/>
        </w:rPr>
        <w:t xml:space="preserve"> </w:t>
      </w:r>
      <w:r w:rsidR="00376685">
        <w:rPr>
          <w:sz w:val="22"/>
          <w:szCs w:val="22"/>
        </w:rPr>
        <w:t>4</w:t>
      </w:r>
      <w:r w:rsidR="005239AC">
        <w:rPr>
          <w:sz w:val="22"/>
          <w:szCs w:val="22"/>
        </w:rPr>
        <w:t>, 202</w:t>
      </w:r>
      <w:r w:rsidR="0051324F">
        <w:rPr>
          <w:sz w:val="22"/>
          <w:szCs w:val="22"/>
        </w:rPr>
        <w:t>5</w:t>
      </w:r>
    </w:p>
    <w:p w14:paraId="1AD5347E" w14:textId="77777777" w:rsidR="00E81AB3" w:rsidRDefault="00660C28" w:rsidP="00345A8F">
      <w:pPr>
        <w:spacing w:line="240" w:lineRule="auto"/>
        <w:rPr>
          <w:sz w:val="22"/>
          <w:szCs w:val="22"/>
        </w:rPr>
      </w:pPr>
      <w:r>
        <w:rPr>
          <w:sz w:val="22"/>
          <w:szCs w:val="22"/>
        </w:rPr>
        <w:t>Microsoft has</w:t>
      </w:r>
      <w:r w:rsidR="00812779">
        <w:rPr>
          <w:sz w:val="22"/>
          <w:szCs w:val="22"/>
        </w:rPr>
        <w:t xml:space="preserve"> created</w:t>
      </w:r>
      <w:r w:rsidR="00884148" w:rsidRPr="00D8469C">
        <w:rPr>
          <w:sz w:val="22"/>
          <w:szCs w:val="22"/>
        </w:rPr>
        <w:t xml:space="preserve"> this Mapping </w:t>
      </w:r>
      <w:r w:rsidR="008C4E36">
        <w:rPr>
          <w:sz w:val="22"/>
          <w:szCs w:val="22"/>
        </w:rPr>
        <w:t>Document</w:t>
      </w:r>
      <w:r w:rsidR="00884148" w:rsidRPr="00D8469C">
        <w:rPr>
          <w:sz w:val="22"/>
          <w:szCs w:val="22"/>
        </w:rPr>
        <w:t xml:space="preserve"> </w:t>
      </w:r>
      <w:r w:rsidR="00076CAE">
        <w:rPr>
          <w:sz w:val="22"/>
          <w:szCs w:val="22"/>
        </w:rPr>
        <w:t xml:space="preserve">(“Mapping </w:t>
      </w:r>
      <w:r w:rsidR="008C4E36">
        <w:rPr>
          <w:sz w:val="22"/>
          <w:szCs w:val="22"/>
        </w:rPr>
        <w:t>Document</w:t>
      </w:r>
      <w:r w:rsidR="00076CAE">
        <w:rPr>
          <w:sz w:val="22"/>
          <w:szCs w:val="22"/>
        </w:rPr>
        <w:t xml:space="preserve">”) </w:t>
      </w:r>
      <w:r w:rsidR="00854CA9">
        <w:rPr>
          <w:sz w:val="22"/>
          <w:szCs w:val="22"/>
        </w:rPr>
        <w:t xml:space="preserve">to </w:t>
      </w:r>
      <w:r w:rsidR="00F84ACA">
        <w:rPr>
          <w:sz w:val="22"/>
          <w:szCs w:val="22"/>
        </w:rPr>
        <w:t>help</w:t>
      </w:r>
      <w:r w:rsidR="00854CA9">
        <w:rPr>
          <w:sz w:val="22"/>
          <w:szCs w:val="22"/>
        </w:rPr>
        <w:t xml:space="preserve"> </w:t>
      </w:r>
      <w:r w:rsidR="009D051F">
        <w:rPr>
          <w:sz w:val="22"/>
          <w:szCs w:val="22"/>
        </w:rPr>
        <w:t xml:space="preserve">our </w:t>
      </w:r>
      <w:r w:rsidR="00BC289F">
        <w:rPr>
          <w:sz w:val="22"/>
          <w:szCs w:val="22"/>
        </w:rPr>
        <w:t xml:space="preserve">customers providing services to </w:t>
      </w:r>
      <w:r w:rsidR="009D051F">
        <w:rPr>
          <w:sz w:val="22"/>
          <w:szCs w:val="22"/>
        </w:rPr>
        <w:t xml:space="preserve">EU </w:t>
      </w:r>
      <w:r w:rsidR="00807754" w:rsidRPr="00D8469C">
        <w:rPr>
          <w:sz w:val="22"/>
          <w:szCs w:val="22"/>
        </w:rPr>
        <w:t>financial</w:t>
      </w:r>
      <w:r w:rsidR="00D96041" w:rsidRPr="00D8469C">
        <w:rPr>
          <w:sz w:val="22"/>
          <w:szCs w:val="22"/>
        </w:rPr>
        <w:t xml:space="preserve"> entit</w:t>
      </w:r>
      <w:r w:rsidR="00B906C4">
        <w:rPr>
          <w:sz w:val="22"/>
          <w:szCs w:val="22"/>
        </w:rPr>
        <w:t>ies</w:t>
      </w:r>
      <w:r w:rsidR="00807754" w:rsidRPr="00D8469C">
        <w:rPr>
          <w:sz w:val="22"/>
          <w:szCs w:val="22"/>
        </w:rPr>
        <w:t xml:space="preserve"> </w:t>
      </w:r>
      <w:r w:rsidR="00FC2FD0" w:rsidRPr="00D8469C">
        <w:rPr>
          <w:sz w:val="22"/>
          <w:szCs w:val="22"/>
        </w:rPr>
        <w:t>(</w:t>
      </w:r>
      <w:r w:rsidR="00DD14FF" w:rsidRPr="00D8469C">
        <w:rPr>
          <w:sz w:val="22"/>
          <w:szCs w:val="22"/>
        </w:rPr>
        <w:t>“Customers”</w:t>
      </w:r>
      <w:r w:rsidR="00FC2FD0" w:rsidRPr="00D8469C">
        <w:rPr>
          <w:sz w:val="22"/>
          <w:szCs w:val="22"/>
        </w:rPr>
        <w:t xml:space="preserve">) </w:t>
      </w:r>
      <w:r w:rsidR="00AF4776">
        <w:rPr>
          <w:sz w:val="22"/>
          <w:szCs w:val="22"/>
        </w:rPr>
        <w:t>understand</w:t>
      </w:r>
      <w:r w:rsidR="00807754" w:rsidRPr="00D8469C">
        <w:rPr>
          <w:sz w:val="22"/>
          <w:szCs w:val="22"/>
        </w:rPr>
        <w:t xml:space="preserve"> </w:t>
      </w:r>
      <w:r w:rsidR="005A1D5E" w:rsidRPr="00D8469C">
        <w:rPr>
          <w:sz w:val="22"/>
          <w:szCs w:val="22"/>
        </w:rPr>
        <w:t xml:space="preserve">how Microsoft’s </w:t>
      </w:r>
      <w:r w:rsidR="50469880" w:rsidRPr="00D8469C">
        <w:rPr>
          <w:sz w:val="22"/>
          <w:szCs w:val="22"/>
        </w:rPr>
        <w:t>contract stack</w:t>
      </w:r>
      <w:r w:rsidR="00500417" w:rsidRPr="00D8469C">
        <w:rPr>
          <w:sz w:val="22"/>
          <w:szCs w:val="22"/>
        </w:rPr>
        <w:t xml:space="preserve"> </w:t>
      </w:r>
      <w:r w:rsidR="6504EDB2" w:rsidRPr="00D8469C">
        <w:rPr>
          <w:sz w:val="22"/>
          <w:szCs w:val="22"/>
        </w:rPr>
        <w:t>satisfies</w:t>
      </w:r>
      <w:r w:rsidR="0024520A" w:rsidRPr="00D8469C">
        <w:rPr>
          <w:sz w:val="22"/>
          <w:szCs w:val="22"/>
        </w:rPr>
        <w:t xml:space="preserve"> the </w:t>
      </w:r>
      <w:r w:rsidR="4D552FBE" w:rsidRPr="00D8469C">
        <w:rPr>
          <w:sz w:val="22"/>
          <w:szCs w:val="22"/>
        </w:rPr>
        <w:t>contractual</w:t>
      </w:r>
      <w:r w:rsidR="0024520A" w:rsidRPr="00D8469C">
        <w:rPr>
          <w:sz w:val="22"/>
          <w:szCs w:val="22"/>
        </w:rPr>
        <w:t xml:space="preserve"> </w:t>
      </w:r>
      <w:r w:rsidR="00FC1C65" w:rsidRPr="00D8469C">
        <w:rPr>
          <w:sz w:val="22"/>
          <w:szCs w:val="22"/>
        </w:rPr>
        <w:t xml:space="preserve">requirements of the </w:t>
      </w:r>
      <w:r w:rsidR="000A0AA9">
        <w:rPr>
          <w:sz w:val="22"/>
          <w:szCs w:val="22"/>
        </w:rPr>
        <w:t xml:space="preserve">EU </w:t>
      </w:r>
      <w:r w:rsidR="00FC1C65" w:rsidRPr="00D8469C">
        <w:rPr>
          <w:sz w:val="22"/>
          <w:szCs w:val="22"/>
        </w:rPr>
        <w:t>Digital Operational Resilience Act (</w:t>
      </w:r>
      <w:r w:rsidR="00244A41">
        <w:rPr>
          <w:sz w:val="22"/>
          <w:szCs w:val="22"/>
        </w:rPr>
        <w:t>“</w:t>
      </w:r>
      <w:r w:rsidR="00FC1C65" w:rsidRPr="00D8469C">
        <w:rPr>
          <w:sz w:val="22"/>
          <w:szCs w:val="22"/>
        </w:rPr>
        <w:t>DORA</w:t>
      </w:r>
      <w:r w:rsidR="00244A41">
        <w:rPr>
          <w:sz w:val="22"/>
          <w:szCs w:val="22"/>
        </w:rPr>
        <w:t>”</w:t>
      </w:r>
      <w:r w:rsidR="00FC1C65" w:rsidRPr="00D8469C">
        <w:rPr>
          <w:sz w:val="22"/>
          <w:szCs w:val="22"/>
        </w:rPr>
        <w:t>)</w:t>
      </w:r>
      <w:r w:rsidR="006308A1" w:rsidRPr="00D8469C">
        <w:rPr>
          <w:sz w:val="22"/>
          <w:szCs w:val="22"/>
        </w:rPr>
        <w:t>.</w:t>
      </w:r>
      <w:r w:rsidR="000A45C1" w:rsidRPr="2B82A225">
        <w:rPr>
          <w:sz w:val="22"/>
          <w:szCs w:val="22"/>
        </w:rPr>
        <w:t xml:space="preserve"> </w:t>
      </w:r>
      <w:r w:rsidR="000A19B1">
        <w:rPr>
          <w:sz w:val="22"/>
          <w:szCs w:val="22"/>
        </w:rPr>
        <w:t>T</w:t>
      </w:r>
      <w:r w:rsidR="00076CAE">
        <w:rPr>
          <w:sz w:val="22"/>
          <w:szCs w:val="22"/>
        </w:rPr>
        <w:t xml:space="preserve">his </w:t>
      </w:r>
      <w:r w:rsidR="000A19B1">
        <w:rPr>
          <w:sz w:val="22"/>
          <w:szCs w:val="22"/>
        </w:rPr>
        <w:t xml:space="preserve">Mapping </w:t>
      </w:r>
      <w:r w:rsidR="008C4E36">
        <w:rPr>
          <w:sz w:val="22"/>
          <w:szCs w:val="22"/>
        </w:rPr>
        <w:t>Document</w:t>
      </w:r>
      <w:r w:rsidR="00232AC3" w:rsidRPr="2B82A225">
        <w:rPr>
          <w:sz w:val="22"/>
          <w:szCs w:val="22"/>
        </w:rPr>
        <w:t xml:space="preserve"> focus</w:t>
      </w:r>
      <w:r w:rsidR="000A19B1">
        <w:rPr>
          <w:sz w:val="22"/>
          <w:szCs w:val="22"/>
        </w:rPr>
        <w:t>es</w:t>
      </w:r>
      <w:r w:rsidR="00232AC3" w:rsidRPr="2B82A225">
        <w:rPr>
          <w:sz w:val="22"/>
          <w:szCs w:val="22"/>
        </w:rPr>
        <w:t xml:space="preserve"> on</w:t>
      </w:r>
      <w:r w:rsidR="005739C2">
        <w:rPr>
          <w:sz w:val="22"/>
          <w:szCs w:val="22"/>
        </w:rPr>
        <w:t xml:space="preserve"> the contractual requirements from</w:t>
      </w:r>
      <w:r w:rsidR="00232AC3" w:rsidRPr="2B82A225">
        <w:rPr>
          <w:sz w:val="22"/>
          <w:szCs w:val="22"/>
        </w:rPr>
        <w:t xml:space="preserve"> DORA Article 30 (Key contractual provisions)</w:t>
      </w:r>
      <w:r w:rsidR="00A1598F" w:rsidRPr="2B82A225">
        <w:rPr>
          <w:sz w:val="22"/>
          <w:szCs w:val="22"/>
        </w:rPr>
        <w:t xml:space="preserve"> </w:t>
      </w:r>
      <w:r w:rsidR="00264344">
        <w:rPr>
          <w:sz w:val="22"/>
          <w:szCs w:val="22"/>
        </w:rPr>
        <w:t xml:space="preserve">before turning to </w:t>
      </w:r>
      <w:r w:rsidR="00193328" w:rsidRPr="2B82A225">
        <w:rPr>
          <w:sz w:val="22"/>
          <w:szCs w:val="22"/>
        </w:rPr>
        <w:t>other</w:t>
      </w:r>
      <w:r w:rsidR="00C867AC">
        <w:rPr>
          <w:sz w:val="22"/>
          <w:szCs w:val="22"/>
        </w:rPr>
        <w:t xml:space="preserve"> material</w:t>
      </w:r>
      <w:r w:rsidR="00D71B56">
        <w:rPr>
          <w:sz w:val="22"/>
          <w:szCs w:val="22"/>
        </w:rPr>
        <w:t xml:space="preserve"> contractual requirements in</w:t>
      </w:r>
      <w:r w:rsidR="00193328" w:rsidRPr="2B82A225">
        <w:rPr>
          <w:sz w:val="22"/>
          <w:szCs w:val="22"/>
        </w:rPr>
        <w:t xml:space="preserve"> </w:t>
      </w:r>
      <w:r w:rsidR="0056713C" w:rsidRPr="2B82A225">
        <w:rPr>
          <w:sz w:val="22"/>
          <w:szCs w:val="22"/>
        </w:rPr>
        <w:t>DORA</w:t>
      </w:r>
      <w:r w:rsidR="00936566">
        <w:rPr>
          <w:sz w:val="22"/>
          <w:szCs w:val="22"/>
        </w:rPr>
        <w:t>,</w:t>
      </w:r>
      <w:r w:rsidR="0063381C">
        <w:rPr>
          <w:sz w:val="22"/>
          <w:szCs w:val="22"/>
        </w:rPr>
        <w:t xml:space="preserve"> including from</w:t>
      </w:r>
      <w:r w:rsidR="00936566">
        <w:rPr>
          <w:sz w:val="22"/>
          <w:szCs w:val="22"/>
        </w:rPr>
        <w:t xml:space="preserve"> the</w:t>
      </w:r>
      <w:r w:rsidR="0063381C">
        <w:rPr>
          <w:sz w:val="22"/>
          <w:szCs w:val="22"/>
        </w:rPr>
        <w:t xml:space="preserve"> </w:t>
      </w:r>
      <w:hyperlink r:id="rId11" w:history="1">
        <w:r w:rsidR="0063381C" w:rsidRPr="00F62E47">
          <w:rPr>
            <w:rStyle w:val="Hyperlink"/>
            <w:sz w:val="22"/>
            <w:szCs w:val="22"/>
          </w:rPr>
          <w:t>Regulatory Technical Standards</w:t>
        </w:r>
        <w:r w:rsidR="00936566" w:rsidRPr="00F62E47">
          <w:rPr>
            <w:rStyle w:val="Hyperlink"/>
            <w:sz w:val="22"/>
            <w:szCs w:val="22"/>
          </w:rPr>
          <w:t xml:space="preserve"> on subcontracting</w:t>
        </w:r>
      </w:hyperlink>
      <w:r w:rsidR="00936566">
        <w:rPr>
          <w:sz w:val="22"/>
          <w:szCs w:val="22"/>
        </w:rPr>
        <w:t xml:space="preserve"> (“RTS 53”</w:t>
      </w:r>
      <w:r w:rsidR="0063381C">
        <w:rPr>
          <w:sz w:val="22"/>
          <w:szCs w:val="22"/>
        </w:rPr>
        <w:t>)</w:t>
      </w:r>
      <w:r w:rsidR="00232AC3" w:rsidRPr="2B82A225">
        <w:rPr>
          <w:sz w:val="22"/>
          <w:szCs w:val="22"/>
        </w:rPr>
        <w:t xml:space="preserve">. For each </w:t>
      </w:r>
      <w:r w:rsidR="00C17817" w:rsidRPr="2B82A225">
        <w:rPr>
          <w:sz w:val="22"/>
          <w:szCs w:val="22"/>
        </w:rPr>
        <w:t>DORA requirement</w:t>
      </w:r>
      <w:r w:rsidR="00232AC3" w:rsidRPr="2B82A225">
        <w:rPr>
          <w:sz w:val="22"/>
          <w:szCs w:val="22"/>
        </w:rPr>
        <w:t xml:space="preserve">, </w:t>
      </w:r>
      <w:r w:rsidR="00006C26">
        <w:rPr>
          <w:sz w:val="22"/>
          <w:szCs w:val="22"/>
        </w:rPr>
        <w:t>t</w:t>
      </w:r>
      <w:r w:rsidR="00936566">
        <w:rPr>
          <w:sz w:val="22"/>
          <w:szCs w:val="22"/>
        </w:rPr>
        <w:t>h</w:t>
      </w:r>
      <w:r w:rsidR="00006C26">
        <w:rPr>
          <w:sz w:val="22"/>
          <w:szCs w:val="22"/>
        </w:rPr>
        <w:t>e</w:t>
      </w:r>
      <w:r w:rsidR="00936566">
        <w:rPr>
          <w:sz w:val="22"/>
          <w:szCs w:val="22"/>
        </w:rPr>
        <w:t xml:space="preserve"> Mapping </w:t>
      </w:r>
      <w:r w:rsidR="008C4E36">
        <w:rPr>
          <w:sz w:val="22"/>
          <w:szCs w:val="22"/>
        </w:rPr>
        <w:t>Document</w:t>
      </w:r>
      <w:r w:rsidR="00936566" w:rsidRPr="2B82A225">
        <w:rPr>
          <w:sz w:val="22"/>
          <w:szCs w:val="22"/>
        </w:rPr>
        <w:t xml:space="preserve"> </w:t>
      </w:r>
      <w:r w:rsidR="00006C26">
        <w:rPr>
          <w:sz w:val="22"/>
          <w:szCs w:val="22"/>
        </w:rPr>
        <w:t>provides commentary</w:t>
      </w:r>
      <w:r w:rsidR="00232AC3" w:rsidRPr="2B82A225">
        <w:rPr>
          <w:sz w:val="22"/>
          <w:szCs w:val="22"/>
        </w:rPr>
        <w:t xml:space="preserve"> </w:t>
      </w:r>
      <w:r w:rsidR="00D96041" w:rsidRPr="2B82A225">
        <w:rPr>
          <w:sz w:val="22"/>
          <w:szCs w:val="22"/>
        </w:rPr>
        <w:t>explain</w:t>
      </w:r>
      <w:r w:rsidR="00006C26">
        <w:rPr>
          <w:sz w:val="22"/>
          <w:szCs w:val="22"/>
        </w:rPr>
        <w:t>ing</w:t>
      </w:r>
      <w:r w:rsidR="00D96041" w:rsidRPr="2B82A225">
        <w:rPr>
          <w:sz w:val="22"/>
          <w:szCs w:val="22"/>
        </w:rPr>
        <w:t xml:space="preserve"> </w:t>
      </w:r>
      <w:r w:rsidR="00D0497E" w:rsidRPr="2B82A225">
        <w:rPr>
          <w:sz w:val="22"/>
          <w:szCs w:val="22"/>
        </w:rPr>
        <w:t xml:space="preserve">how </w:t>
      </w:r>
      <w:r w:rsidR="00F47125" w:rsidRPr="2B82A225">
        <w:rPr>
          <w:sz w:val="22"/>
          <w:szCs w:val="22"/>
        </w:rPr>
        <w:t xml:space="preserve">Microsoft’s </w:t>
      </w:r>
      <w:proofErr w:type="gramStart"/>
      <w:r w:rsidR="003D408C" w:rsidRPr="2B82A225">
        <w:rPr>
          <w:sz w:val="22"/>
          <w:szCs w:val="22"/>
        </w:rPr>
        <w:t>contract stack</w:t>
      </w:r>
      <w:proofErr w:type="gramEnd"/>
      <w:r w:rsidR="4933290C" w:rsidRPr="2B82A225">
        <w:rPr>
          <w:sz w:val="22"/>
          <w:szCs w:val="22"/>
        </w:rPr>
        <w:t xml:space="preserve"> satisf</w:t>
      </w:r>
      <w:r w:rsidR="00936566">
        <w:rPr>
          <w:sz w:val="22"/>
          <w:szCs w:val="22"/>
        </w:rPr>
        <w:t>ies</w:t>
      </w:r>
      <w:r w:rsidR="5B6CAC14" w:rsidRPr="2B82A225">
        <w:rPr>
          <w:sz w:val="22"/>
          <w:szCs w:val="22"/>
        </w:rPr>
        <w:t xml:space="preserve"> </w:t>
      </w:r>
      <w:r w:rsidR="00006C26">
        <w:rPr>
          <w:sz w:val="22"/>
          <w:szCs w:val="22"/>
        </w:rPr>
        <w:t xml:space="preserve">the </w:t>
      </w:r>
      <w:r w:rsidR="0067171E" w:rsidRPr="2B82A225">
        <w:rPr>
          <w:sz w:val="22"/>
          <w:szCs w:val="22"/>
        </w:rPr>
        <w:t>requirement</w:t>
      </w:r>
      <w:r w:rsidR="67B79EF1" w:rsidRPr="2B82A225">
        <w:rPr>
          <w:sz w:val="22"/>
          <w:szCs w:val="22"/>
        </w:rPr>
        <w:t xml:space="preserve">. </w:t>
      </w:r>
    </w:p>
    <w:p w14:paraId="004B90EE" w14:textId="77777777" w:rsidR="00A068DD" w:rsidRDefault="00660C28" w:rsidP="00A068DD">
      <w:pPr>
        <w:spacing w:line="240" w:lineRule="auto"/>
        <w:rPr>
          <w:sz w:val="22"/>
          <w:szCs w:val="22"/>
        </w:rPr>
      </w:pPr>
      <w:r>
        <w:rPr>
          <w:sz w:val="22"/>
          <w:szCs w:val="22"/>
        </w:rPr>
        <w:t>You will note that certain sections</w:t>
      </w:r>
      <w:r w:rsidR="00006C26">
        <w:rPr>
          <w:sz w:val="22"/>
          <w:szCs w:val="22"/>
        </w:rPr>
        <w:t xml:space="preserve"> include placeholder</w:t>
      </w:r>
      <w:r w:rsidR="00936458">
        <w:rPr>
          <w:sz w:val="22"/>
          <w:szCs w:val="22"/>
        </w:rPr>
        <w:t>s</w:t>
      </w:r>
      <w:r w:rsidR="00006C26">
        <w:rPr>
          <w:sz w:val="22"/>
          <w:szCs w:val="22"/>
        </w:rPr>
        <w:t xml:space="preserve"> for </w:t>
      </w:r>
      <w:r w:rsidR="00936458">
        <w:rPr>
          <w:sz w:val="22"/>
          <w:szCs w:val="22"/>
        </w:rPr>
        <w:t>future lists, links, or attachments while</w:t>
      </w:r>
      <w:r w:rsidR="00C867AC">
        <w:rPr>
          <w:sz w:val="22"/>
          <w:szCs w:val="22"/>
        </w:rPr>
        <w:t xml:space="preserve"> we wait for further guidance from European authorities and as </w:t>
      </w:r>
      <w:r w:rsidR="00936458">
        <w:rPr>
          <w:sz w:val="22"/>
          <w:szCs w:val="22"/>
        </w:rPr>
        <w:t xml:space="preserve">we finalize the details of the referenced materials. Additionally, this Mapping </w:t>
      </w:r>
      <w:r w:rsidR="008C4E36">
        <w:rPr>
          <w:sz w:val="22"/>
          <w:szCs w:val="22"/>
        </w:rPr>
        <w:t>Document</w:t>
      </w:r>
      <w:r w:rsidR="00936458">
        <w:rPr>
          <w:sz w:val="22"/>
          <w:szCs w:val="22"/>
        </w:rPr>
        <w:t xml:space="preserve"> references the M</w:t>
      </w:r>
      <w:r w:rsidR="00C459D4">
        <w:rPr>
          <w:sz w:val="22"/>
          <w:szCs w:val="22"/>
        </w:rPr>
        <w:t>850</w:t>
      </w:r>
      <w:r w:rsidR="00936458">
        <w:rPr>
          <w:sz w:val="22"/>
          <w:szCs w:val="22"/>
        </w:rPr>
        <w:t xml:space="preserve"> and Enrollments applicable to Customers under the Enterprise Agreement contract stack. </w:t>
      </w:r>
      <w:r w:rsidR="00204C5F">
        <w:rPr>
          <w:sz w:val="22"/>
          <w:szCs w:val="22"/>
        </w:rPr>
        <w:t xml:space="preserve">This Mapping Document applies to </w:t>
      </w:r>
      <w:r w:rsidR="0051324F">
        <w:rPr>
          <w:sz w:val="22"/>
          <w:szCs w:val="22"/>
        </w:rPr>
        <w:t>both Volume Licensing and New Commerce customers</w:t>
      </w:r>
      <w:r w:rsidR="008F0152">
        <w:rPr>
          <w:sz w:val="22"/>
          <w:szCs w:val="22"/>
        </w:rPr>
        <w:t xml:space="preserve">, as the terms </w:t>
      </w:r>
      <w:r w:rsidR="0051324F">
        <w:rPr>
          <w:sz w:val="22"/>
          <w:szCs w:val="22"/>
        </w:rPr>
        <w:t>are substantively</w:t>
      </w:r>
      <w:r w:rsidR="008F0152">
        <w:rPr>
          <w:sz w:val="22"/>
          <w:szCs w:val="22"/>
        </w:rPr>
        <w:t xml:space="preserve"> the same</w:t>
      </w:r>
      <w:r w:rsidR="0051324F">
        <w:rPr>
          <w:sz w:val="22"/>
          <w:szCs w:val="22"/>
        </w:rPr>
        <w:t xml:space="preserve"> in relation to DORA. </w:t>
      </w:r>
    </w:p>
    <w:p w14:paraId="6E03B50D" w14:textId="77777777" w:rsidR="00137548" w:rsidRPr="00A82BDD" w:rsidRDefault="00660C28" w:rsidP="00345A8F">
      <w:pPr>
        <w:spacing w:line="240" w:lineRule="auto"/>
        <w:rPr>
          <w:b/>
          <w:bCs/>
          <w:sz w:val="22"/>
          <w:szCs w:val="22"/>
        </w:rPr>
      </w:pPr>
      <w:r w:rsidRPr="00A82BDD">
        <w:rPr>
          <w:b/>
          <w:bCs/>
          <w:sz w:val="22"/>
          <w:szCs w:val="22"/>
        </w:rPr>
        <w:t>Please note that the</w:t>
      </w:r>
      <w:r w:rsidR="000E76A6" w:rsidRPr="00A82BDD">
        <w:rPr>
          <w:b/>
          <w:bCs/>
          <w:sz w:val="22"/>
          <w:szCs w:val="22"/>
        </w:rPr>
        <w:t xml:space="preserve"> information in this </w:t>
      </w:r>
      <w:r w:rsidR="00064B71" w:rsidRPr="00A82BDD">
        <w:rPr>
          <w:b/>
          <w:bCs/>
          <w:sz w:val="22"/>
          <w:szCs w:val="22"/>
        </w:rPr>
        <w:t xml:space="preserve">Mapping </w:t>
      </w:r>
      <w:r w:rsidR="008C4E36">
        <w:rPr>
          <w:b/>
          <w:bCs/>
          <w:sz w:val="22"/>
          <w:szCs w:val="22"/>
        </w:rPr>
        <w:t>Document</w:t>
      </w:r>
      <w:r w:rsidR="000E76A6" w:rsidRPr="00A82BDD">
        <w:rPr>
          <w:b/>
          <w:bCs/>
          <w:sz w:val="22"/>
          <w:szCs w:val="22"/>
        </w:rPr>
        <w:t xml:space="preserve"> </w:t>
      </w:r>
      <w:r w:rsidR="009A5ECE" w:rsidRPr="00A82BDD">
        <w:rPr>
          <w:b/>
          <w:bCs/>
          <w:sz w:val="22"/>
          <w:szCs w:val="22"/>
        </w:rPr>
        <w:t>is not legal advice</w:t>
      </w:r>
      <w:r>
        <w:rPr>
          <w:b/>
          <w:bCs/>
          <w:sz w:val="22"/>
          <w:szCs w:val="22"/>
        </w:rPr>
        <w:t>, i</w:t>
      </w:r>
      <w:r w:rsidR="00CA4B98" w:rsidRPr="00A82BDD">
        <w:rPr>
          <w:b/>
          <w:bCs/>
          <w:sz w:val="22"/>
          <w:szCs w:val="22"/>
        </w:rPr>
        <w:t>s</w:t>
      </w:r>
      <w:r w:rsidR="007B6F4F">
        <w:rPr>
          <w:b/>
          <w:bCs/>
          <w:sz w:val="22"/>
          <w:szCs w:val="22"/>
        </w:rPr>
        <w:t xml:space="preserve"> provided</w:t>
      </w:r>
      <w:r w:rsidR="005C6510" w:rsidRPr="00A82BDD">
        <w:rPr>
          <w:b/>
          <w:bCs/>
          <w:sz w:val="22"/>
          <w:szCs w:val="22"/>
        </w:rPr>
        <w:t xml:space="preserve"> for </w:t>
      </w:r>
      <w:r w:rsidR="00EE2DF6" w:rsidRPr="00A82BDD">
        <w:rPr>
          <w:b/>
          <w:bCs/>
          <w:sz w:val="22"/>
          <w:szCs w:val="22"/>
        </w:rPr>
        <w:t xml:space="preserve">informational </w:t>
      </w:r>
      <w:r w:rsidR="005C6510" w:rsidRPr="00A82BDD">
        <w:rPr>
          <w:b/>
          <w:bCs/>
          <w:sz w:val="22"/>
          <w:szCs w:val="22"/>
        </w:rPr>
        <w:t>purposes only</w:t>
      </w:r>
      <w:r>
        <w:rPr>
          <w:b/>
          <w:bCs/>
          <w:sz w:val="22"/>
          <w:szCs w:val="22"/>
        </w:rPr>
        <w:t>,</w:t>
      </w:r>
      <w:r w:rsidR="00D60C6F" w:rsidRPr="00A82BDD">
        <w:rPr>
          <w:b/>
          <w:bCs/>
          <w:sz w:val="22"/>
          <w:szCs w:val="22"/>
        </w:rPr>
        <w:t xml:space="preserve"> and </w:t>
      </w:r>
      <w:r>
        <w:rPr>
          <w:b/>
          <w:bCs/>
          <w:sz w:val="22"/>
          <w:szCs w:val="22"/>
        </w:rPr>
        <w:t xml:space="preserve">is </w:t>
      </w:r>
      <w:r w:rsidR="00D60C6F" w:rsidRPr="00A82BDD">
        <w:rPr>
          <w:b/>
          <w:bCs/>
          <w:sz w:val="22"/>
          <w:szCs w:val="22"/>
        </w:rPr>
        <w:t>subject to change</w:t>
      </w:r>
      <w:r w:rsidR="001919BD" w:rsidRPr="00A82BDD">
        <w:rPr>
          <w:b/>
          <w:bCs/>
          <w:sz w:val="22"/>
          <w:szCs w:val="22"/>
        </w:rPr>
        <w:t xml:space="preserve">. </w:t>
      </w:r>
      <w:r w:rsidR="00FF4C8D" w:rsidRPr="00A82BDD">
        <w:rPr>
          <w:b/>
          <w:bCs/>
          <w:sz w:val="22"/>
          <w:szCs w:val="22"/>
        </w:rPr>
        <w:t>The contents of this document are not legally binding.</w:t>
      </w:r>
    </w:p>
    <w:tbl>
      <w:tblPr>
        <w:tblStyle w:val="TableGrid"/>
        <w:tblpPr w:leftFromText="180" w:rightFromText="180" w:vertAnchor="text" w:horzAnchor="margin" w:tblpY="268"/>
        <w:tblW w:w="22585" w:type="dxa"/>
        <w:tblLayout w:type="fixed"/>
        <w:tblLook w:val="06A0" w:firstRow="1" w:lastRow="0" w:firstColumn="1" w:lastColumn="0" w:noHBand="1" w:noVBand="1"/>
      </w:tblPr>
      <w:tblGrid>
        <w:gridCol w:w="535"/>
        <w:gridCol w:w="1486"/>
        <w:gridCol w:w="3734"/>
        <w:gridCol w:w="1710"/>
        <w:gridCol w:w="7650"/>
        <w:gridCol w:w="7470"/>
      </w:tblGrid>
      <w:tr w:rsidR="000B722B" w14:paraId="5AD41ECE" w14:textId="77777777" w:rsidTr="007F64A9">
        <w:trPr>
          <w:trHeight w:val="512"/>
          <w:tblHeader/>
        </w:trPr>
        <w:tc>
          <w:tcPr>
            <w:tcW w:w="535" w:type="dxa"/>
            <w:shd w:val="clear" w:color="auto" w:fill="DAE9F7" w:themeFill="text2" w:themeFillTint="1A"/>
          </w:tcPr>
          <w:p w14:paraId="1F45B594" w14:textId="77777777" w:rsidR="007D5BC7" w:rsidRPr="00DB3C0F" w:rsidRDefault="00660C28" w:rsidP="00345A8F">
            <w:pPr>
              <w:rPr>
                <w:b/>
                <w:bCs/>
                <w:sz w:val="18"/>
                <w:szCs w:val="18"/>
              </w:rPr>
            </w:pPr>
            <w:r w:rsidRPr="00DB3C0F">
              <w:rPr>
                <w:b/>
                <w:bCs/>
                <w:sz w:val="18"/>
                <w:szCs w:val="18"/>
              </w:rPr>
              <w:t>#</w:t>
            </w:r>
          </w:p>
        </w:tc>
        <w:tc>
          <w:tcPr>
            <w:tcW w:w="1486" w:type="dxa"/>
            <w:shd w:val="clear" w:color="auto" w:fill="DAE9F7" w:themeFill="text2" w:themeFillTint="1A"/>
          </w:tcPr>
          <w:p w14:paraId="5053A863" w14:textId="77777777" w:rsidR="007D5BC7" w:rsidRPr="00345A8F" w:rsidRDefault="00660C28" w:rsidP="00345A8F">
            <w:pPr>
              <w:rPr>
                <w:b/>
                <w:bCs/>
                <w:sz w:val="18"/>
                <w:szCs w:val="18"/>
              </w:rPr>
            </w:pPr>
            <w:r w:rsidRPr="00345A8F">
              <w:rPr>
                <w:b/>
                <w:bCs/>
                <w:sz w:val="18"/>
                <w:szCs w:val="18"/>
              </w:rPr>
              <w:t>DORA Article(s)</w:t>
            </w:r>
          </w:p>
        </w:tc>
        <w:tc>
          <w:tcPr>
            <w:tcW w:w="3734" w:type="dxa"/>
            <w:shd w:val="clear" w:color="auto" w:fill="DAE9F7" w:themeFill="text2" w:themeFillTint="1A"/>
          </w:tcPr>
          <w:p w14:paraId="346FAB97" w14:textId="77777777" w:rsidR="007D5BC7" w:rsidRPr="00345A8F" w:rsidRDefault="00660C28" w:rsidP="00345A8F">
            <w:pPr>
              <w:rPr>
                <w:rFonts w:eastAsia="Times New Roman" w:cs="EUAlbertina"/>
                <w:b/>
                <w:bCs/>
                <w:color w:val="000000"/>
                <w:sz w:val="18"/>
                <w:szCs w:val="18"/>
                <w:lang w:val="x-none"/>
              </w:rPr>
            </w:pPr>
            <w:r w:rsidRPr="00345A8F">
              <w:rPr>
                <w:b/>
                <w:bCs/>
                <w:sz w:val="18"/>
                <w:szCs w:val="18"/>
              </w:rPr>
              <w:t>DORA Requirement</w:t>
            </w:r>
          </w:p>
        </w:tc>
        <w:tc>
          <w:tcPr>
            <w:tcW w:w="1710" w:type="dxa"/>
            <w:shd w:val="clear" w:color="auto" w:fill="DAE9F7" w:themeFill="text2" w:themeFillTint="1A"/>
          </w:tcPr>
          <w:p w14:paraId="3B16A097" w14:textId="77777777" w:rsidR="007D5BC7" w:rsidRPr="00345A8F" w:rsidRDefault="00660C28" w:rsidP="00345A8F">
            <w:pPr>
              <w:contextualSpacing/>
              <w:rPr>
                <w:b/>
                <w:bCs/>
                <w:sz w:val="18"/>
                <w:szCs w:val="18"/>
              </w:rPr>
            </w:pPr>
            <w:r w:rsidRPr="00345A8F">
              <w:rPr>
                <w:b/>
                <w:bCs/>
                <w:sz w:val="18"/>
                <w:szCs w:val="18"/>
              </w:rPr>
              <w:t>Microsoft Contract(s)</w:t>
            </w:r>
          </w:p>
        </w:tc>
        <w:tc>
          <w:tcPr>
            <w:tcW w:w="7650" w:type="dxa"/>
            <w:shd w:val="clear" w:color="auto" w:fill="DAE9F7" w:themeFill="text2" w:themeFillTint="1A"/>
          </w:tcPr>
          <w:p w14:paraId="6E1B876F" w14:textId="77777777" w:rsidR="007D5BC7" w:rsidRPr="00345A8F" w:rsidRDefault="00660C28" w:rsidP="00345A8F">
            <w:pPr>
              <w:rPr>
                <w:b/>
                <w:bCs/>
                <w:sz w:val="18"/>
                <w:szCs w:val="18"/>
              </w:rPr>
            </w:pPr>
            <w:r w:rsidRPr="00345A8F">
              <w:rPr>
                <w:b/>
                <w:bCs/>
                <w:sz w:val="18"/>
                <w:szCs w:val="18"/>
              </w:rPr>
              <w:t>Primary Microsoft Contract Section(s)</w:t>
            </w:r>
          </w:p>
        </w:tc>
        <w:tc>
          <w:tcPr>
            <w:tcW w:w="7470" w:type="dxa"/>
            <w:shd w:val="clear" w:color="auto" w:fill="DAE9F7" w:themeFill="text2" w:themeFillTint="1A"/>
          </w:tcPr>
          <w:p w14:paraId="3127B193" w14:textId="77777777" w:rsidR="007D5BC7" w:rsidRPr="00345A8F" w:rsidRDefault="00660C28" w:rsidP="00345A8F">
            <w:pPr>
              <w:rPr>
                <w:b/>
                <w:bCs/>
                <w:sz w:val="18"/>
                <w:szCs w:val="18"/>
              </w:rPr>
            </w:pPr>
            <w:r w:rsidRPr="00345A8F">
              <w:rPr>
                <w:b/>
                <w:bCs/>
                <w:sz w:val="18"/>
                <w:szCs w:val="18"/>
              </w:rPr>
              <w:t>Microsoft Commentary</w:t>
            </w:r>
          </w:p>
        </w:tc>
      </w:tr>
      <w:tr w:rsidR="000B722B" w14:paraId="4DD6714A" w14:textId="77777777" w:rsidTr="007F64A9">
        <w:trPr>
          <w:trHeight w:val="512"/>
        </w:trPr>
        <w:tc>
          <w:tcPr>
            <w:tcW w:w="535" w:type="dxa"/>
            <w:shd w:val="clear" w:color="auto" w:fill="E8E8E8" w:themeFill="background2"/>
          </w:tcPr>
          <w:p w14:paraId="16AEACD7" w14:textId="77777777" w:rsidR="007D5BC7" w:rsidRPr="00DB3C0F" w:rsidRDefault="007D5BC7" w:rsidP="0063537B">
            <w:pPr>
              <w:pStyle w:val="ListParagraph"/>
              <w:numPr>
                <w:ilvl w:val="0"/>
                <w:numId w:val="12"/>
              </w:numPr>
              <w:ind w:left="420"/>
              <w:rPr>
                <w:b/>
                <w:bCs/>
                <w:sz w:val="18"/>
                <w:szCs w:val="18"/>
              </w:rPr>
            </w:pPr>
          </w:p>
        </w:tc>
        <w:tc>
          <w:tcPr>
            <w:tcW w:w="1486" w:type="dxa"/>
          </w:tcPr>
          <w:p w14:paraId="46296C14" w14:textId="77777777" w:rsidR="007D5BC7" w:rsidRPr="00055F95" w:rsidRDefault="00660C28" w:rsidP="00345A8F">
            <w:pPr>
              <w:rPr>
                <w:sz w:val="18"/>
                <w:szCs w:val="18"/>
              </w:rPr>
            </w:pPr>
            <w:r w:rsidRPr="00055F95">
              <w:rPr>
                <w:sz w:val="18"/>
                <w:szCs w:val="18"/>
              </w:rPr>
              <w:t>Art 30(1)</w:t>
            </w:r>
          </w:p>
        </w:tc>
        <w:tc>
          <w:tcPr>
            <w:tcW w:w="3734" w:type="dxa"/>
          </w:tcPr>
          <w:p w14:paraId="3E24090B" w14:textId="77777777" w:rsidR="007D5BC7" w:rsidRDefault="00660C28" w:rsidP="00345A8F">
            <w:pPr>
              <w:rPr>
                <w:sz w:val="18"/>
                <w:szCs w:val="18"/>
              </w:rPr>
            </w:pPr>
            <w:r w:rsidRPr="00055F95">
              <w:rPr>
                <w:rFonts w:eastAsia="Times New Roman" w:cs="EUAlbertina"/>
                <w:color w:val="000000"/>
                <w:sz w:val="18"/>
                <w:szCs w:val="18"/>
                <w:lang w:val="x-none"/>
              </w:rPr>
              <w:t>The rights and obligations of the financial entity and of the ICT third-party service provider shall be clearly allocated and set out in writing. The full contract shall include the service level agreements and be documented in one written document which shall be available to the parties on paper, or in a document with another downloadable, durable and accessible format.</w:t>
            </w:r>
          </w:p>
        </w:tc>
        <w:tc>
          <w:tcPr>
            <w:tcW w:w="1710" w:type="dxa"/>
          </w:tcPr>
          <w:p w14:paraId="077BB34E" w14:textId="77777777" w:rsidR="007D5BC7" w:rsidRPr="00055F95" w:rsidRDefault="00660C28" w:rsidP="00345A8F">
            <w:pPr>
              <w:pStyle w:val="ListParagraph"/>
              <w:numPr>
                <w:ilvl w:val="0"/>
                <w:numId w:val="1"/>
              </w:numPr>
              <w:ind w:left="130" w:hanging="130"/>
              <w:rPr>
                <w:sz w:val="18"/>
                <w:szCs w:val="18"/>
              </w:rPr>
            </w:pPr>
            <w:r w:rsidRPr="00055F95">
              <w:rPr>
                <w:sz w:val="18"/>
                <w:szCs w:val="18"/>
              </w:rPr>
              <w:t>See contract stack generally</w:t>
            </w:r>
          </w:p>
        </w:tc>
        <w:tc>
          <w:tcPr>
            <w:tcW w:w="7650" w:type="dxa"/>
            <w:shd w:val="clear" w:color="auto" w:fill="FFFFFF" w:themeFill="background1"/>
          </w:tcPr>
          <w:p w14:paraId="2F9A75AD" w14:textId="77777777" w:rsidR="007D5BC7" w:rsidRDefault="00660C28" w:rsidP="00345A8F">
            <w:pPr>
              <w:rPr>
                <w:b/>
                <w:bCs/>
                <w:sz w:val="18"/>
                <w:szCs w:val="18"/>
              </w:rPr>
            </w:pPr>
            <w:r w:rsidRPr="00055F95">
              <w:rPr>
                <w:sz w:val="18"/>
                <w:szCs w:val="18"/>
              </w:rPr>
              <w:t>N/A</w:t>
            </w:r>
          </w:p>
        </w:tc>
        <w:tc>
          <w:tcPr>
            <w:tcW w:w="7470" w:type="dxa"/>
            <w:shd w:val="clear" w:color="auto" w:fill="FFFFFF" w:themeFill="background1"/>
          </w:tcPr>
          <w:p w14:paraId="53A14C7B" w14:textId="77777777" w:rsidR="007D5BC7" w:rsidRDefault="00660C28" w:rsidP="00345A8F">
            <w:pPr>
              <w:rPr>
                <w:sz w:val="18"/>
                <w:szCs w:val="18"/>
              </w:rPr>
            </w:pPr>
            <w:r w:rsidRPr="00055F95">
              <w:rPr>
                <w:sz w:val="18"/>
                <w:szCs w:val="18"/>
              </w:rPr>
              <w:t xml:space="preserve">The rights and obligations of the parties are set out in writing in the Microsoft contract stack. </w:t>
            </w:r>
          </w:p>
          <w:p w14:paraId="6DFFF454" w14:textId="77777777" w:rsidR="007D5BC7" w:rsidRPr="00055F95" w:rsidRDefault="007D5BC7" w:rsidP="00345A8F">
            <w:pPr>
              <w:rPr>
                <w:sz w:val="18"/>
                <w:szCs w:val="18"/>
              </w:rPr>
            </w:pPr>
          </w:p>
          <w:p w14:paraId="0F4D3F11" w14:textId="77777777" w:rsidR="00D20C37" w:rsidRDefault="00660C28" w:rsidP="00345A8F">
            <w:pPr>
              <w:rPr>
                <w:rFonts w:cstheme="minorHAnsi"/>
                <w:sz w:val="18"/>
                <w:szCs w:val="18"/>
              </w:rPr>
            </w:pPr>
            <w:r>
              <w:rPr>
                <w:rFonts w:cstheme="minorHAnsi"/>
                <w:sz w:val="18"/>
                <w:szCs w:val="18"/>
              </w:rPr>
              <w:t xml:space="preserve">Microsoft takes a modular approach to the contract stack, allowing for different pieces to address each Customer’s varying needs. </w:t>
            </w:r>
            <w:r w:rsidR="00006C26">
              <w:rPr>
                <w:rFonts w:cstheme="minorHAnsi"/>
                <w:sz w:val="18"/>
                <w:szCs w:val="18"/>
              </w:rPr>
              <w:t>However, each part of the contract stack ultimately connects into one document for each service</w:t>
            </w:r>
            <w:r w:rsidR="00BF70A7">
              <w:rPr>
                <w:rFonts w:cstheme="minorHAnsi"/>
                <w:sz w:val="18"/>
                <w:szCs w:val="18"/>
              </w:rPr>
              <w:t>.</w:t>
            </w:r>
          </w:p>
          <w:p w14:paraId="21792F18" w14:textId="77777777" w:rsidR="00C622B4" w:rsidRDefault="00C622B4" w:rsidP="00345A8F">
            <w:pPr>
              <w:rPr>
                <w:rFonts w:cstheme="minorHAnsi"/>
                <w:sz w:val="18"/>
                <w:szCs w:val="18"/>
              </w:rPr>
            </w:pPr>
          </w:p>
          <w:p w14:paraId="41105CDF" w14:textId="77777777" w:rsidR="007D5BC7" w:rsidRPr="00DB3C0F" w:rsidRDefault="00660C28" w:rsidP="00345A8F">
            <w:pPr>
              <w:rPr>
                <w:rFonts w:cstheme="minorHAnsi"/>
                <w:sz w:val="18"/>
                <w:szCs w:val="18"/>
              </w:rPr>
            </w:pPr>
            <w:r w:rsidRPr="00DB3C0F">
              <w:rPr>
                <w:rFonts w:cstheme="minorHAnsi"/>
                <w:sz w:val="18"/>
                <w:szCs w:val="18"/>
              </w:rPr>
              <w:t>An example contract stack may consist of the Microsoft Business and Services Agreement (or similar agreement), Enterprise Agreement, Enterprise</w:t>
            </w:r>
            <w:r w:rsidR="00D20C37" w:rsidRPr="00DB3C0F">
              <w:rPr>
                <w:rFonts w:cstheme="minorHAnsi"/>
                <w:sz w:val="18"/>
                <w:szCs w:val="18"/>
              </w:rPr>
              <w:t xml:space="preserve"> </w:t>
            </w:r>
            <w:r w:rsidRPr="00DB3C0F">
              <w:rPr>
                <w:rFonts w:cstheme="minorHAnsi"/>
                <w:sz w:val="18"/>
                <w:szCs w:val="18"/>
              </w:rPr>
              <w:t xml:space="preserve">Enrollment, </w:t>
            </w:r>
            <w:hyperlink r:id="rId12" w:history="1">
              <w:r w:rsidR="007D5BC7" w:rsidRPr="00DB3C0F">
                <w:rPr>
                  <w:rStyle w:val="Hyperlink"/>
                  <w:rFonts w:cstheme="minorHAnsi"/>
                  <w:sz w:val="18"/>
                  <w:szCs w:val="18"/>
                </w:rPr>
                <w:t>Product Terms</w:t>
              </w:r>
            </w:hyperlink>
            <w:r w:rsidR="00D20C37" w:rsidRPr="00DB3C0F">
              <w:rPr>
                <w:sz w:val="18"/>
                <w:szCs w:val="18"/>
              </w:rPr>
              <w:t xml:space="preserve">, </w:t>
            </w:r>
            <w:r w:rsidRPr="00DB3C0F">
              <w:rPr>
                <w:rFonts w:cstheme="minorHAnsi"/>
                <w:sz w:val="18"/>
                <w:szCs w:val="18"/>
              </w:rPr>
              <w:t>Data Protection Agreement (DPA)</w:t>
            </w:r>
            <w:r w:rsidR="00D20C37" w:rsidRPr="00DB3C0F">
              <w:rPr>
                <w:rFonts w:cstheme="minorHAnsi"/>
                <w:sz w:val="18"/>
                <w:szCs w:val="18"/>
              </w:rPr>
              <w:t xml:space="preserve">, </w:t>
            </w:r>
            <w:r w:rsidRPr="00DB3C0F">
              <w:rPr>
                <w:rFonts w:cstheme="minorHAnsi"/>
                <w:sz w:val="18"/>
                <w:szCs w:val="18"/>
              </w:rPr>
              <w:t>Service Level Agreements (SLA</w:t>
            </w:r>
            <w:r w:rsidR="00D20C37" w:rsidRPr="00DB3C0F">
              <w:rPr>
                <w:rFonts w:cstheme="minorHAnsi"/>
                <w:sz w:val="18"/>
                <w:szCs w:val="18"/>
              </w:rPr>
              <w:t>),</w:t>
            </w:r>
            <w:r w:rsidRPr="00DB3C0F">
              <w:rPr>
                <w:rFonts w:cstheme="minorHAnsi"/>
                <w:sz w:val="18"/>
                <w:szCs w:val="18"/>
              </w:rPr>
              <w:t xml:space="preserve"> </w:t>
            </w:r>
            <w:r w:rsidR="00D20C37" w:rsidRPr="00DB3C0F">
              <w:rPr>
                <w:rFonts w:cstheme="minorHAnsi"/>
                <w:sz w:val="18"/>
                <w:szCs w:val="18"/>
              </w:rPr>
              <w:t>Financial Services Addendum</w:t>
            </w:r>
            <w:r w:rsidRPr="00DB3C0F">
              <w:rPr>
                <w:rFonts w:cstheme="minorHAnsi"/>
                <w:sz w:val="18"/>
                <w:szCs w:val="18"/>
              </w:rPr>
              <w:t xml:space="preserve">, DORA </w:t>
            </w:r>
            <w:r w:rsidR="008A5F1F" w:rsidRPr="00DB3C0F">
              <w:rPr>
                <w:rFonts w:cstheme="minorHAnsi"/>
                <w:sz w:val="18"/>
                <w:szCs w:val="18"/>
              </w:rPr>
              <w:t>Supplement</w:t>
            </w:r>
            <w:r w:rsidRPr="00DB3C0F">
              <w:rPr>
                <w:rFonts w:cstheme="minorHAnsi"/>
                <w:sz w:val="18"/>
                <w:szCs w:val="18"/>
              </w:rPr>
              <w:t>.</w:t>
            </w:r>
          </w:p>
          <w:p w14:paraId="2BC7B6D9" w14:textId="77777777" w:rsidR="007D5BC7" w:rsidRPr="00055F95" w:rsidRDefault="007D5BC7" w:rsidP="00345A8F">
            <w:pPr>
              <w:rPr>
                <w:rFonts w:cstheme="minorHAnsi"/>
                <w:sz w:val="18"/>
                <w:szCs w:val="18"/>
              </w:rPr>
            </w:pPr>
          </w:p>
          <w:p w14:paraId="27BE6286" w14:textId="77777777" w:rsidR="007D5BC7" w:rsidRPr="00891DBE" w:rsidRDefault="00660C28" w:rsidP="00CE37A2">
            <w:pPr>
              <w:spacing w:after="120"/>
              <w:rPr>
                <w:sz w:val="18"/>
                <w:szCs w:val="18"/>
                <w:u w:val="single"/>
              </w:rPr>
            </w:pPr>
            <w:r w:rsidRPr="00055F95">
              <w:rPr>
                <w:rFonts w:cstheme="minorHAnsi"/>
                <w:sz w:val="18"/>
                <w:szCs w:val="18"/>
              </w:rPr>
              <w:t>The parties can access and download each layer of the contract stack</w:t>
            </w:r>
            <w:r w:rsidR="00BF70A7">
              <w:rPr>
                <w:rFonts w:cstheme="minorHAnsi"/>
                <w:sz w:val="18"/>
                <w:szCs w:val="18"/>
              </w:rPr>
              <w:t xml:space="preserve"> in a durable format</w:t>
            </w:r>
            <w:r w:rsidRPr="00055F95">
              <w:rPr>
                <w:rFonts w:cstheme="minorHAnsi"/>
                <w:sz w:val="18"/>
                <w:szCs w:val="18"/>
              </w:rPr>
              <w:t>.</w:t>
            </w:r>
          </w:p>
        </w:tc>
      </w:tr>
      <w:tr w:rsidR="000B722B" w14:paraId="47219BDB" w14:textId="77777777" w:rsidTr="007F64A9">
        <w:trPr>
          <w:trHeight w:val="512"/>
        </w:trPr>
        <w:tc>
          <w:tcPr>
            <w:tcW w:w="535" w:type="dxa"/>
            <w:shd w:val="clear" w:color="auto" w:fill="E8E8E8" w:themeFill="background2"/>
          </w:tcPr>
          <w:p w14:paraId="36C51015" w14:textId="77777777" w:rsidR="007D5BC7" w:rsidRPr="00DB3C0F" w:rsidRDefault="007D5BC7" w:rsidP="0063537B">
            <w:pPr>
              <w:pStyle w:val="ListParagraph"/>
              <w:numPr>
                <w:ilvl w:val="0"/>
                <w:numId w:val="12"/>
              </w:numPr>
              <w:ind w:left="420"/>
              <w:rPr>
                <w:b/>
                <w:bCs/>
                <w:sz w:val="18"/>
                <w:szCs w:val="18"/>
              </w:rPr>
            </w:pPr>
          </w:p>
        </w:tc>
        <w:tc>
          <w:tcPr>
            <w:tcW w:w="1486" w:type="dxa"/>
          </w:tcPr>
          <w:p w14:paraId="4106B432" w14:textId="77777777" w:rsidR="007D5BC7" w:rsidRPr="00055F95" w:rsidRDefault="00660C28" w:rsidP="00345A8F">
            <w:pPr>
              <w:rPr>
                <w:sz w:val="18"/>
                <w:szCs w:val="18"/>
              </w:rPr>
            </w:pPr>
            <w:r w:rsidRPr="00055F95">
              <w:rPr>
                <w:sz w:val="18"/>
                <w:szCs w:val="18"/>
              </w:rPr>
              <w:t>Art 30(2)(a)</w:t>
            </w:r>
          </w:p>
        </w:tc>
        <w:tc>
          <w:tcPr>
            <w:tcW w:w="3734" w:type="dxa"/>
          </w:tcPr>
          <w:p w14:paraId="393BAF57"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41C279E4" w14:textId="77777777" w:rsidR="007D5BC7" w:rsidRDefault="007D5BC7" w:rsidP="00345A8F">
            <w:pPr>
              <w:rPr>
                <w:sz w:val="18"/>
                <w:szCs w:val="18"/>
              </w:rPr>
            </w:pPr>
          </w:p>
          <w:p w14:paraId="5CCAFF23" w14:textId="77777777" w:rsidR="007D5BC7" w:rsidRPr="00055F95" w:rsidRDefault="00660C28" w:rsidP="00345A8F">
            <w:pPr>
              <w:rPr>
                <w:sz w:val="18"/>
                <w:szCs w:val="18"/>
              </w:rPr>
            </w:pPr>
            <w:r w:rsidRPr="00055F95">
              <w:rPr>
                <w:sz w:val="18"/>
                <w:szCs w:val="18"/>
              </w:rPr>
              <w:t>(a) a clear and complete description of all functions and ICT services to be provided by the ICT third-party service provider, indicating whether subcontracting of an ICT service supporting a critical or important function, or material parts thereof, is permitted and, when that is the case, the conditions applying to such subcontracting.</w:t>
            </w:r>
          </w:p>
        </w:tc>
        <w:tc>
          <w:tcPr>
            <w:tcW w:w="1710" w:type="dxa"/>
          </w:tcPr>
          <w:p w14:paraId="72AABD59" w14:textId="77777777" w:rsidR="007D5BC7" w:rsidRPr="00055F95" w:rsidRDefault="00660C28" w:rsidP="00345A8F">
            <w:pPr>
              <w:pStyle w:val="ListParagraph"/>
              <w:numPr>
                <w:ilvl w:val="0"/>
                <w:numId w:val="1"/>
              </w:numPr>
              <w:ind w:left="130" w:hanging="130"/>
              <w:rPr>
                <w:sz w:val="18"/>
                <w:szCs w:val="18"/>
              </w:rPr>
            </w:pPr>
            <w:r w:rsidRPr="00055F95">
              <w:rPr>
                <w:sz w:val="18"/>
                <w:szCs w:val="18"/>
              </w:rPr>
              <w:t xml:space="preserve">DORA </w:t>
            </w:r>
            <w:r w:rsidR="00792C05">
              <w:rPr>
                <w:sz w:val="18"/>
                <w:szCs w:val="18"/>
              </w:rPr>
              <w:t>Supplement</w:t>
            </w:r>
          </w:p>
          <w:p w14:paraId="1B2F0528" w14:textId="77777777" w:rsidR="007D5BC7" w:rsidRPr="00055F95" w:rsidRDefault="007D5BC7" w:rsidP="00345A8F">
            <w:pPr>
              <w:pStyle w:val="ListParagraph"/>
              <w:numPr>
                <w:ilvl w:val="0"/>
                <w:numId w:val="1"/>
              </w:numPr>
              <w:ind w:left="130" w:hanging="130"/>
              <w:rPr>
                <w:sz w:val="18"/>
                <w:szCs w:val="18"/>
              </w:rPr>
            </w:pPr>
            <w:hyperlink r:id="rId13" w:history="1">
              <w:r w:rsidRPr="00055F95">
                <w:rPr>
                  <w:rStyle w:val="Hyperlink"/>
                  <w:sz w:val="18"/>
                  <w:szCs w:val="18"/>
                </w:rPr>
                <w:t>Product Terms</w:t>
              </w:r>
            </w:hyperlink>
            <w:r w:rsidR="00660C28" w:rsidRPr="00055F95">
              <w:rPr>
                <w:sz w:val="18"/>
                <w:szCs w:val="18"/>
              </w:rPr>
              <w:t xml:space="preserve"> </w:t>
            </w:r>
          </w:p>
          <w:p w14:paraId="75E592E4" w14:textId="77777777" w:rsidR="007D5BC7" w:rsidRDefault="00660C28" w:rsidP="00345A8F">
            <w:pPr>
              <w:pStyle w:val="ListParagraph"/>
              <w:numPr>
                <w:ilvl w:val="0"/>
                <w:numId w:val="1"/>
              </w:numPr>
              <w:ind w:left="130" w:hanging="130"/>
              <w:rPr>
                <w:sz w:val="18"/>
                <w:szCs w:val="18"/>
              </w:rPr>
            </w:pPr>
            <w:r w:rsidRPr="00055F95">
              <w:rPr>
                <w:sz w:val="18"/>
                <w:szCs w:val="18"/>
              </w:rPr>
              <w:t>Enterprise Enrollment</w:t>
            </w:r>
          </w:p>
          <w:p w14:paraId="034119FC" w14:textId="77777777" w:rsidR="007D5BC7" w:rsidRPr="00055F95" w:rsidRDefault="00660C28" w:rsidP="00345A8F">
            <w:pPr>
              <w:pStyle w:val="ListParagraph"/>
              <w:numPr>
                <w:ilvl w:val="0"/>
                <w:numId w:val="1"/>
              </w:numPr>
              <w:ind w:left="130" w:hanging="130"/>
              <w:rPr>
                <w:sz w:val="18"/>
                <w:szCs w:val="18"/>
              </w:rPr>
            </w:pPr>
            <w:r>
              <w:rPr>
                <w:sz w:val="18"/>
                <w:szCs w:val="18"/>
              </w:rPr>
              <w:t xml:space="preserve">DPA </w:t>
            </w:r>
          </w:p>
          <w:p w14:paraId="738E9469" w14:textId="77777777" w:rsidR="007D5BC7" w:rsidRPr="00055F95" w:rsidRDefault="007D5BC7" w:rsidP="00345A8F">
            <w:pPr>
              <w:rPr>
                <w:sz w:val="18"/>
                <w:szCs w:val="18"/>
              </w:rPr>
            </w:pPr>
          </w:p>
        </w:tc>
        <w:tc>
          <w:tcPr>
            <w:tcW w:w="7650" w:type="dxa"/>
            <w:shd w:val="clear" w:color="auto" w:fill="FFFFFF" w:themeFill="background1"/>
          </w:tcPr>
          <w:p w14:paraId="3FE0855F" w14:textId="77777777" w:rsidR="007D5BC7" w:rsidRPr="00F62E47" w:rsidRDefault="00660C28" w:rsidP="007D5BC7">
            <w:pPr>
              <w:rPr>
                <w:b/>
                <w:bCs/>
                <w:sz w:val="18"/>
                <w:szCs w:val="18"/>
              </w:rPr>
            </w:pPr>
            <w:r>
              <w:rPr>
                <w:b/>
                <w:bCs/>
                <w:sz w:val="18"/>
                <w:szCs w:val="18"/>
              </w:rPr>
              <w:t xml:space="preserve">DORA Supplement: </w:t>
            </w:r>
          </w:p>
          <w:p w14:paraId="2369566B" w14:textId="77777777" w:rsidR="007D5BC7" w:rsidRDefault="00660C28" w:rsidP="00345A8F">
            <w:pPr>
              <w:ind w:left="160"/>
              <w:rPr>
                <w:rFonts w:eastAsia="Times New Roman" w:cs="Arial"/>
                <w:color w:val="000000"/>
                <w:sz w:val="18"/>
                <w:szCs w:val="18"/>
                <w:u w:val="single"/>
                <w:lang w:eastAsia="en-US"/>
              </w:rPr>
            </w:pPr>
            <w:r>
              <w:rPr>
                <w:rFonts w:eastAsia="Times New Roman" w:cs="Arial"/>
                <w:color w:val="000000"/>
                <w:sz w:val="18"/>
                <w:szCs w:val="18"/>
                <w:u w:val="single"/>
                <w:lang w:eastAsia="en-US"/>
              </w:rPr>
              <w:t>Section 1.1</w:t>
            </w:r>
          </w:p>
          <w:p w14:paraId="1B251699" w14:textId="77777777" w:rsidR="00936458" w:rsidRDefault="00660C28" w:rsidP="008A5F1F">
            <w:pPr>
              <w:pStyle w:val="ListParagraph"/>
              <w:ind w:left="162"/>
              <w:rPr>
                <w:rFonts w:eastAsia="Times New Roman" w:cs="Arial"/>
                <w:color w:val="000000"/>
                <w:sz w:val="18"/>
                <w:szCs w:val="18"/>
                <w:lang w:eastAsia="en-US"/>
              </w:rPr>
            </w:pPr>
            <w:r w:rsidRPr="00A63D5C">
              <w:rPr>
                <w:rFonts w:eastAsia="Times New Roman" w:cs="Arial"/>
                <w:color w:val="000000"/>
                <w:sz w:val="18"/>
                <w:szCs w:val="18"/>
                <w:lang w:eastAsia="en-US"/>
              </w:rPr>
              <w:t>The following definition</w:t>
            </w:r>
            <w:r>
              <w:rPr>
                <w:rFonts w:eastAsia="Times New Roman" w:cs="Arial"/>
                <w:color w:val="000000"/>
                <w:sz w:val="18"/>
                <w:szCs w:val="18"/>
                <w:lang w:eastAsia="en-US"/>
              </w:rPr>
              <w:t>s apply in addition to those in</w:t>
            </w:r>
            <w:r w:rsidRPr="00A63D5C">
              <w:rPr>
                <w:rFonts w:eastAsia="Times New Roman" w:cs="Arial"/>
                <w:color w:val="000000"/>
                <w:sz w:val="18"/>
                <w:szCs w:val="18"/>
                <w:lang w:eastAsia="en-US"/>
              </w:rPr>
              <w:t xml:space="preserve"> the FSA: </w:t>
            </w:r>
            <w:r>
              <w:rPr>
                <w:rFonts w:eastAsia="Times New Roman" w:cs="Arial"/>
                <w:color w:val="000000"/>
                <w:sz w:val="18"/>
                <w:szCs w:val="18"/>
                <w:lang w:eastAsia="en-US"/>
              </w:rPr>
              <w:br/>
            </w:r>
          </w:p>
          <w:p w14:paraId="78E0A93F" w14:textId="77777777" w:rsidR="007D5BC7" w:rsidRDefault="00660C28" w:rsidP="008A5F1F">
            <w:pPr>
              <w:pStyle w:val="ListParagraph"/>
              <w:ind w:left="162"/>
              <w:rPr>
                <w:rFonts w:eastAsia="Times New Roman" w:cs="Arial"/>
                <w:color w:val="000000"/>
                <w:sz w:val="18"/>
                <w:szCs w:val="18"/>
                <w:lang w:eastAsia="en-US"/>
              </w:rPr>
            </w:pPr>
            <w:r w:rsidRPr="008A5F1F">
              <w:rPr>
                <w:rFonts w:eastAsia="Times New Roman" w:cs="Arial"/>
                <w:color w:val="000000"/>
                <w:sz w:val="18"/>
                <w:szCs w:val="18"/>
                <w:lang w:eastAsia="en-US"/>
              </w:rPr>
              <w:t>“</w:t>
            </w:r>
            <w:r w:rsidRPr="008A5F1F">
              <w:rPr>
                <w:rFonts w:eastAsia="Times New Roman" w:cs="Arial"/>
                <w:b/>
                <w:bCs/>
                <w:color w:val="000000"/>
                <w:sz w:val="18"/>
                <w:szCs w:val="18"/>
                <w:lang w:eastAsia="en-US"/>
              </w:rPr>
              <w:t>Critical or Important Online Services</w:t>
            </w:r>
            <w:r w:rsidRPr="008A5F1F">
              <w:rPr>
                <w:rFonts w:eastAsia="Times New Roman" w:cs="Arial"/>
                <w:color w:val="000000"/>
                <w:sz w:val="18"/>
                <w:szCs w:val="18"/>
                <w:lang w:eastAsia="en-US"/>
              </w:rPr>
              <w:t xml:space="preserve">” means, pursuant to DORA Article 28(3), Microsoft’s Online Services, as described in the applicable Product documentation, </w:t>
            </w:r>
            <w:r w:rsidR="002C454B" w:rsidRPr="002C454B">
              <w:rPr>
                <w:rFonts w:eastAsia="Times New Roman" w:cs="Arial"/>
                <w:color w:val="000000"/>
                <w:sz w:val="18"/>
                <w:szCs w:val="18"/>
                <w:lang w:eastAsia="en-US"/>
              </w:rPr>
              <w:t xml:space="preserve">that Customer provides to FS Entities under the Enrollment and </w:t>
            </w:r>
            <w:r w:rsidR="00497971">
              <w:rPr>
                <w:rFonts w:eastAsia="Times New Roman" w:cs="Arial"/>
                <w:color w:val="000000"/>
                <w:sz w:val="18"/>
                <w:szCs w:val="18"/>
                <w:lang w:eastAsia="en-US"/>
              </w:rPr>
              <w:t xml:space="preserve">configured by Customer to be </w:t>
            </w:r>
            <w:r w:rsidRPr="008A5F1F">
              <w:rPr>
                <w:rFonts w:eastAsia="Times New Roman" w:cs="Arial"/>
                <w:color w:val="000000"/>
                <w:sz w:val="18"/>
                <w:szCs w:val="18"/>
                <w:lang w:eastAsia="en-US"/>
              </w:rPr>
              <w:t xml:space="preserve">capable of supporting </w:t>
            </w:r>
            <w:r w:rsidR="00B67DB4">
              <w:rPr>
                <w:rFonts w:eastAsia="Times New Roman" w:cs="Arial"/>
                <w:color w:val="000000"/>
                <w:sz w:val="18"/>
                <w:szCs w:val="18"/>
                <w:lang w:eastAsia="en-US"/>
              </w:rPr>
              <w:t>an FS Entity’s</w:t>
            </w:r>
            <w:r w:rsidR="00B67DB4" w:rsidRPr="008A5F1F">
              <w:rPr>
                <w:rFonts w:eastAsia="Times New Roman" w:cs="Arial"/>
                <w:color w:val="000000"/>
                <w:sz w:val="18"/>
                <w:szCs w:val="18"/>
                <w:lang w:eastAsia="en-US"/>
              </w:rPr>
              <w:t xml:space="preserve"> </w:t>
            </w:r>
            <w:r w:rsidRPr="008A5F1F">
              <w:rPr>
                <w:rFonts w:eastAsia="Times New Roman" w:cs="Arial"/>
                <w:color w:val="000000"/>
                <w:sz w:val="18"/>
                <w:szCs w:val="18"/>
                <w:lang w:eastAsia="en-US"/>
              </w:rPr>
              <w:t>critical or important functions.</w:t>
            </w:r>
          </w:p>
          <w:p w14:paraId="5DC9C288" w14:textId="77777777" w:rsidR="008A5F1F" w:rsidRPr="008A5F1F" w:rsidRDefault="008A5F1F" w:rsidP="008A5F1F">
            <w:pPr>
              <w:ind w:left="160"/>
              <w:rPr>
                <w:rFonts w:eastAsia="Times New Roman" w:cs="Arial"/>
                <w:color w:val="000000"/>
                <w:sz w:val="18"/>
                <w:szCs w:val="18"/>
                <w:lang w:eastAsia="en-US"/>
              </w:rPr>
            </w:pPr>
          </w:p>
          <w:p w14:paraId="2038C3EF" w14:textId="77777777" w:rsidR="007D5BC7" w:rsidRPr="00A63D5C" w:rsidRDefault="00660C28" w:rsidP="00345A8F">
            <w:pPr>
              <w:pStyle w:val="ListParagraph"/>
              <w:ind w:left="160"/>
              <w:rPr>
                <w:rFonts w:eastAsia="Times New Roman" w:cs="Arial"/>
                <w:color w:val="000000"/>
                <w:sz w:val="18"/>
                <w:szCs w:val="18"/>
                <w:lang w:eastAsia="en-US"/>
              </w:rPr>
            </w:pPr>
            <w:r w:rsidRPr="007D5BC7">
              <w:rPr>
                <w:rFonts w:eastAsia="Times New Roman" w:cs="Arial"/>
                <w:color w:val="000000"/>
                <w:sz w:val="18"/>
                <w:szCs w:val="18"/>
                <w:lang w:eastAsia="en-US"/>
              </w:rPr>
              <w:t>“</w:t>
            </w:r>
            <w:r w:rsidRPr="007D5BC7">
              <w:rPr>
                <w:rFonts w:eastAsia="Times New Roman" w:cs="Arial"/>
                <w:b/>
                <w:bCs/>
                <w:color w:val="000000"/>
                <w:sz w:val="18"/>
                <w:szCs w:val="18"/>
                <w:lang w:eastAsia="en-US"/>
              </w:rPr>
              <w:t>Important Provider</w:t>
            </w:r>
            <w:r w:rsidRPr="007D5BC7">
              <w:rPr>
                <w:rFonts w:eastAsia="Times New Roman" w:cs="Arial"/>
                <w:color w:val="000000"/>
                <w:sz w:val="18"/>
                <w:szCs w:val="18"/>
                <w:lang w:eastAsia="en-US"/>
              </w:rPr>
              <w:t xml:space="preserve">” means a material subcontractor (including a </w:t>
            </w:r>
            <w:proofErr w:type="spellStart"/>
            <w:r w:rsidRPr="007D5BC7">
              <w:rPr>
                <w:rFonts w:eastAsia="Times New Roman" w:cs="Arial"/>
                <w:color w:val="000000"/>
                <w:sz w:val="18"/>
                <w:szCs w:val="18"/>
                <w:lang w:eastAsia="en-US"/>
              </w:rPr>
              <w:t>Subprocessor</w:t>
            </w:r>
            <w:proofErr w:type="spellEnd"/>
            <w:r w:rsidRPr="007D5BC7">
              <w:rPr>
                <w:rFonts w:eastAsia="Times New Roman" w:cs="Arial"/>
                <w:color w:val="000000"/>
                <w:sz w:val="18"/>
                <w:szCs w:val="18"/>
                <w:lang w:eastAsia="en-US"/>
              </w:rPr>
              <w:t xml:space="preserve">) of Microsoft supporting Critical or Important Online Services.  Microsoft provides a current list of Important Providers, available at </w:t>
            </w:r>
            <w:r w:rsidR="00AE55E7">
              <w:rPr>
                <w:rFonts w:eastAsia="Times New Roman" w:cs="Arial"/>
                <w:color w:val="000000"/>
                <w:sz w:val="18"/>
                <w:szCs w:val="18"/>
                <w:lang w:eastAsia="en-US"/>
              </w:rPr>
              <w:t>Customer’s request</w:t>
            </w:r>
            <w:r w:rsidRPr="007D5BC7">
              <w:rPr>
                <w:rFonts w:eastAsia="Times New Roman" w:cs="Arial"/>
                <w:color w:val="000000"/>
                <w:sz w:val="18"/>
                <w:szCs w:val="18"/>
                <w:lang w:eastAsia="en-US"/>
              </w:rPr>
              <w:t>.</w:t>
            </w:r>
          </w:p>
          <w:p w14:paraId="3CC16A36" w14:textId="77777777" w:rsidR="007D5BC7" w:rsidRPr="008C0EF2" w:rsidRDefault="007D5BC7" w:rsidP="00345A8F">
            <w:pPr>
              <w:spacing w:line="259" w:lineRule="auto"/>
              <w:ind w:left="345" w:hanging="187"/>
              <w:contextualSpacing/>
              <w:jc w:val="both"/>
              <w:rPr>
                <w:rFonts w:eastAsia="Times New Roman" w:cs="Arial"/>
                <w:color w:val="000000"/>
                <w:sz w:val="18"/>
                <w:szCs w:val="18"/>
                <w:u w:val="single"/>
                <w:lang w:eastAsia="en-US"/>
              </w:rPr>
            </w:pPr>
          </w:p>
          <w:p w14:paraId="631470E8" w14:textId="77777777" w:rsidR="007D5BC7" w:rsidRPr="008A5F1F" w:rsidRDefault="00660C28" w:rsidP="00345A8F">
            <w:pPr>
              <w:spacing w:line="259" w:lineRule="auto"/>
              <w:ind w:left="183" w:hanging="25"/>
              <w:contextualSpacing/>
              <w:jc w:val="both"/>
              <w:rPr>
                <w:rFonts w:eastAsia="Times New Roman" w:cs="Arial"/>
                <w:color w:val="000000"/>
                <w:sz w:val="18"/>
                <w:szCs w:val="18"/>
                <w:u w:val="single"/>
                <w:lang w:eastAsia="en-US"/>
              </w:rPr>
            </w:pPr>
            <w:r w:rsidRPr="008A5F1F">
              <w:rPr>
                <w:rFonts w:eastAsia="Times New Roman" w:cs="Arial"/>
                <w:color w:val="000000"/>
                <w:sz w:val="18"/>
                <w:szCs w:val="18"/>
                <w:u w:val="single"/>
                <w:lang w:eastAsia="en-US"/>
              </w:rPr>
              <w:t>Section 6.1</w:t>
            </w:r>
          </w:p>
          <w:p w14:paraId="223C6593" w14:textId="77777777" w:rsidR="007D5BC7" w:rsidRPr="007D5BC7" w:rsidRDefault="00660C28" w:rsidP="007D5BC7">
            <w:pPr>
              <w:spacing w:after="120"/>
              <w:ind w:left="187" w:hanging="29"/>
              <w:rPr>
                <w:rFonts w:eastAsia="Times New Roman" w:cs="Arial"/>
                <w:color w:val="000000"/>
                <w:sz w:val="18"/>
                <w:szCs w:val="18"/>
                <w:lang w:eastAsia="en-US"/>
              </w:rPr>
            </w:pPr>
            <w:r>
              <w:rPr>
                <w:rFonts w:eastAsia="Times New Roman" w:cs="Arial"/>
                <w:b/>
                <w:bCs/>
                <w:color w:val="000000"/>
                <w:sz w:val="18"/>
                <w:szCs w:val="18"/>
                <w:lang w:eastAsia="en-US"/>
              </w:rPr>
              <w:t xml:space="preserve">6.1      </w:t>
            </w:r>
            <w:r w:rsidRPr="007D5BC7">
              <w:rPr>
                <w:rFonts w:eastAsia="Times New Roman" w:cs="Arial"/>
                <w:b/>
                <w:bCs/>
                <w:color w:val="000000"/>
                <w:sz w:val="18"/>
                <w:szCs w:val="18"/>
                <w:lang w:eastAsia="en-US"/>
              </w:rPr>
              <w:t xml:space="preserve">Consent to use of Important Providers. </w:t>
            </w:r>
            <w:r w:rsidRPr="007D5BC7">
              <w:rPr>
                <w:rFonts w:eastAsia="Times New Roman" w:cs="Arial"/>
                <w:color w:val="000000"/>
                <w:sz w:val="18"/>
                <w:szCs w:val="18"/>
                <w:lang w:eastAsia="en-US"/>
              </w:rPr>
              <w:t xml:space="preserve">The parties acknowledge and agree that Microsoft may engage with Important Providers to provide Customer with Critical or Important Online Services. Microsoft will remain responsible for </w:t>
            </w:r>
            <w:proofErr w:type="gramStart"/>
            <w:r w:rsidRPr="007D5BC7">
              <w:rPr>
                <w:rFonts w:eastAsia="Times New Roman" w:cs="Arial"/>
                <w:color w:val="000000"/>
                <w:sz w:val="18"/>
                <w:szCs w:val="18"/>
                <w:lang w:eastAsia="en-US"/>
              </w:rPr>
              <w:t>Important</w:t>
            </w:r>
            <w:proofErr w:type="gramEnd"/>
            <w:r w:rsidRPr="007D5BC7">
              <w:rPr>
                <w:rFonts w:eastAsia="Times New Roman" w:cs="Arial"/>
                <w:color w:val="000000"/>
                <w:sz w:val="18"/>
                <w:szCs w:val="18"/>
                <w:lang w:eastAsia="en-US"/>
              </w:rPr>
              <w:t xml:space="preserve"> Providers’ compliance with Microsoft’s obligations under the Enrollment.</w:t>
            </w:r>
          </w:p>
        </w:tc>
        <w:tc>
          <w:tcPr>
            <w:tcW w:w="7470" w:type="dxa"/>
            <w:shd w:val="clear" w:color="auto" w:fill="FFFFFF" w:themeFill="background1"/>
          </w:tcPr>
          <w:p w14:paraId="02118475" w14:textId="77777777" w:rsidR="007D5BC7" w:rsidRPr="00C622B4" w:rsidRDefault="00660C28" w:rsidP="00345A8F">
            <w:pPr>
              <w:rPr>
                <w:sz w:val="18"/>
                <w:szCs w:val="18"/>
                <w:u w:val="single"/>
              </w:rPr>
            </w:pPr>
            <w:bookmarkStart w:id="0" w:name="_Hlk150742365"/>
            <w:r w:rsidRPr="00C622B4">
              <w:rPr>
                <w:sz w:val="18"/>
                <w:szCs w:val="18"/>
                <w:u w:val="single"/>
              </w:rPr>
              <w:t>Service Description</w:t>
            </w:r>
          </w:p>
          <w:p w14:paraId="75133DFD" w14:textId="77777777" w:rsidR="007D5BC7" w:rsidRPr="00055F95" w:rsidRDefault="00660C28" w:rsidP="00345A8F">
            <w:pPr>
              <w:rPr>
                <w:sz w:val="18"/>
                <w:szCs w:val="18"/>
              </w:rPr>
            </w:pPr>
            <w:r w:rsidRPr="00C622B4">
              <w:rPr>
                <w:sz w:val="18"/>
                <w:szCs w:val="18"/>
              </w:rPr>
              <w:t xml:space="preserve">The </w:t>
            </w:r>
            <w:hyperlink r:id="rId14" w:history="1">
              <w:r w:rsidR="007D5BC7" w:rsidRPr="00C622B4">
                <w:rPr>
                  <w:rStyle w:val="Hyperlink"/>
                  <w:sz w:val="18"/>
                  <w:szCs w:val="18"/>
                </w:rPr>
                <w:t>Product Terms</w:t>
              </w:r>
            </w:hyperlink>
            <w:r w:rsidRPr="00C622B4">
              <w:rPr>
                <w:sz w:val="18"/>
                <w:szCs w:val="18"/>
              </w:rPr>
              <w:t xml:space="preserve"> </w:t>
            </w:r>
            <w:r w:rsidR="009D4390" w:rsidRPr="00C622B4">
              <w:rPr>
                <w:sz w:val="18"/>
                <w:szCs w:val="18"/>
              </w:rPr>
              <w:t xml:space="preserve">and </w:t>
            </w:r>
            <w:hyperlink r:id="rId15" w:history="1">
              <w:r w:rsidR="009D4390" w:rsidRPr="00C622B4">
                <w:rPr>
                  <w:rStyle w:val="Hyperlink"/>
                  <w:sz w:val="18"/>
                  <w:szCs w:val="18"/>
                </w:rPr>
                <w:t xml:space="preserve">applicable </w:t>
              </w:r>
              <w:r w:rsidR="004B1E9D" w:rsidRPr="00C622B4">
                <w:rPr>
                  <w:rStyle w:val="Hyperlink"/>
                  <w:sz w:val="18"/>
                  <w:szCs w:val="18"/>
                </w:rPr>
                <w:t>d</w:t>
              </w:r>
              <w:r w:rsidR="009D4390" w:rsidRPr="00C622B4">
                <w:rPr>
                  <w:rStyle w:val="Hyperlink"/>
                  <w:sz w:val="18"/>
                  <w:szCs w:val="18"/>
                </w:rPr>
                <w:t>ocumentation</w:t>
              </w:r>
            </w:hyperlink>
            <w:r w:rsidR="009D4390" w:rsidRPr="00C622B4">
              <w:rPr>
                <w:sz w:val="18"/>
                <w:szCs w:val="18"/>
              </w:rPr>
              <w:t xml:space="preserve"> </w:t>
            </w:r>
            <w:r w:rsidRPr="00C622B4">
              <w:rPr>
                <w:sz w:val="18"/>
                <w:szCs w:val="18"/>
              </w:rPr>
              <w:t>contain clear and complete description</w:t>
            </w:r>
            <w:r w:rsidR="009D4390" w:rsidRPr="00C622B4">
              <w:rPr>
                <w:sz w:val="18"/>
                <w:szCs w:val="18"/>
              </w:rPr>
              <w:t>s</w:t>
            </w:r>
            <w:r w:rsidRPr="00C622B4">
              <w:rPr>
                <w:sz w:val="18"/>
                <w:szCs w:val="18"/>
              </w:rPr>
              <w:t xml:space="preserve"> </w:t>
            </w:r>
            <w:r w:rsidR="009D4390" w:rsidRPr="00C622B4">
              <w:rPr>
                <w:sz w:val="18"/>
                <w:szCs w:val="18"/>
              </w:rPr>
              <w:t>for</w:t>
            </w:r>
            <w:r w:rsidRPr="00C622B4">
              <w:rPr>
                <w:sz w:val="18"/>
                <w:szCs w:val="18"/>
              </w:rPr>
              <w:t xml:space="preserve"> all functions and ICT services provided by Microsoft.</w:t>
            </w:r>
            <w:bookmarkEnd w:id="0"/>
          </w:p>
          <w:p w14:paraId="7E3E09AC" w14:textId="77777777" w:rsidR="007D5BC7" w:rsidRPr="00055F95" w:rsidRDefault="007D5BC7" w:rsidP="00345A8F">
            <w:pPr>
              <w:rPr>
                <w:sz w:val="18"/>
                <w:szCs w:val="18"/>
              </w:rPr>
            </w:pPr>
          </w:p>
          <w:p w14:paraId="2D05F882" w14:textId="77777777" w:rsidR="00D40216" w:rsidRDefault="00660C28" w:rsidP="00D40216">
            <w:pPr>
              <w:rPr>
                <w:sz w:val="18"/>
                <w:szCs w:val="18"/>
              </w:rPr>
            </w:pPr>
            <w:r>
              <w:rPr>
                <w:sz w:val="18"/>
                <w:szCs w:val="18"/>
              </w:rPr>
              <w:t>As a service provider to regulated customers, Microsoft’s DORA’s obligations arise, to the extent Microsoft provides customers with “ICT Services.” DORA defines ICT services as “digital and data services provided through ICT systems to one or more internal or external users on an ongoing basis.” There are four elements to this definition. Specifically, a service is only an ICT service if the service is: (i) a digital or data service(s); (ii) provided through ICT systems; (iii) to one or more internal or external users; and (iv) on an ongoing basis.</w:t>
            </w:r>
          </w:p>
          <w:p w14:paraId="591B51CA" w14:textId="77777777" w:rsidR="00D40216" w:rsidRDefault="00D40216" w:rsidP="00D40216">
            <w:pPr>
              <w:rPr>
                <w:sz w:val="18"/>
                <w:szCs w:val="18"/>
              </w:rPr>
            </w:pPr>
          </w:p>
          <w:p w14:paraId="081DA5ED" w14:textId="77777777" w:rsidR="00D40216" w:rsidRDefault="00660C28" w:rsidP="00D40216">
            <w:pPr>
              <w:rPr>
                <w:sz w:val="18"/>
                <w:szCs w:val="18"/>
              </w:rPr>
            </w:pPr>
            <w:r>
              <w:rPr>
                <w:sz w:val="18"/>
                <w:szCs w:val="18"/>
              </w:rPr>
              <w:t>Microsoft continues to engage with customers and regulators on how to best support customer compliance with DORA. At this time, unless specified otherwise in applicable product documentation, only Microsoft’s Core Online Services are scoped for customers to configure in compliance with DORA’s ICT services requirements.</w:t>
            </w:r>
          </w:p>
          <w:p w14:paraId="74732C04" w14:textId="77777777" w:rsidR="00D40216" w:rsidRPr="00055F95" w:rsidRDefault="00D40216" w:rsidP="00345A8F">
            <w:pPr>
              <w:rPr>
                <w:sz w:val="18"/>
                <w:szCs w:val="18"/>
              </w:rPr>
            </w:pPr>
          </w:p>
          <w:p w14:paraId="016C9B21" w14:textId="77777777" w:rsidR="007D5BC7" w:rsidRPr="00055F95" w:rsidRDefault="007D5BC7" w:rsidP="00345A8F">
            <w:pPr>
              <w:rPr>
                <w:sz w:val="18"/>
                <w:szCs w:val="18"/>
              </w:rPr>
            </w:pPr>
          </w:p>
          <w:p w14:paraId="3E87F643" w14:textId="77777777" w:rsidR="007D5BC7" w:rsidRPr="00891DBE" w:rsidRDefault="00660C28" w:rsidP="00345A8F">
            <w:pPr>
              <w:rPr>
                <w:sz w:val="18"/>
                <w:szCs w:val="18"/>
                <w:u w:val="single"/>
              </w:rPr>
            </w:pPr>
            <w:r w:rsidRPr="2B82A225">
              <w:rPr>
                <w:sz w:val="18"/>
                <w:szCs w:val="18"/>
                <w:u w:val="single"/>
              </w:rPr>
              <w:t>Subcontracting</w:t>
            </w:r>
          </w:p>
          <w:p w14:paraId="00FF47CE" w14:textId="77777777" w:rsidR="007D5BC7" w:rsidRDefault="00660C28" w:rsidP="00345A8F">
            <w:pPr>
              <w:rPr>
                <w:sz w:val="18"/>
                <w:szCs w:val="18"/>
              </w:rPr>
            </w:pPr>
            <w:r>
              <w:rPr>
                <w:sz w:val="18"/>
                <w:szCs w:val="18"/>
              </w:rPr>
              <w:t>Section 6 of</w:t>
            </w:r>
            <w:r w:rsidRPr="00055F95">
              <w:rPr>
                <w:sz w:val="18"/>
                <w:szCs w:val="18"/>
              </w:rPr>
              <w:t xml:space="preserve"> the DORA </w:t>
            </w:r>
            <w:r w:rsidR="009D4390">
              <w:rPr>
                <w:sz w:val="18"/>
                <w:szCs w:val="18"/>
              </w:rPr>
              <w:t>Supplement</w:t>
            </w:r>
            <w:r w:rsidRPr="00055F95">
              <w:rPr>
                <w:sz w:val="18"/>
                <w:szCs w:val="18"/>
              </w:rPr>
              <w:t xml:space="preserve"> </w:t>
            </w:r>
            <w:r>
              <w:rPr>
                <w:sz w:val="18"/>
                <w:szCs w:val="18"/>
              </w:rPr>
              <w:t xml:space="preserve">acknowledges that Microsoft may engage with Important Providers </w:t>
            </w:r>
            <w:r w:rsidR="00C622B4">
              <w:rPr>
                <w:sz w:val="18"/>
                <w:szCs w:val="18"/>
              </w:rPr>
              <w:t>and provides additional guidelines and conditions for such engagements.</w:t>
            </w:r>
            <w:r w:rsidRPr="00055F95">
              <w:rPr>
                <w:sz w:val="18"/>
                <w:szCs w:val="18"/>
              </w:rPr>
              <w:t xml:space="preserve"> </w:t>
            </w:r>
            <w:r>
              <w:rPr>
                <w:sz w:val="18"/>
                <w:szCs w:val="18"/>
              </w:rPr>
              <w:t>Specifically, Microsoft will:</w:t>
            </w:r>
          </w:p>
          <w:p w14:paraId="5C725225" w14:textId="77777777" w:rsidR="007D5BC7" w:rsidRDefault="00660C28" w:rsidP="0063537B">
            <w:pPr>
              <w:pStyle w:val="ListParagraph"/>
              <w:numPr>
                <w:ilvl w:val="0"/>
                <w:numId w:val="13"/>
              </w:numPr>
              <w:ind w:left="429" w:hanging="270"/>
              <w:rPr>
                <w:sz w:val="18"/>
                <w:szCs w:val="18"/>
              </w:rPr>
            </w:pPr>
            <w:r w:rsidRPr="00B055F5">
              <w:rPr>
                <w:sz w:val="18"/>
                <w:szCs w:val="18"/>
              </w:rPr>
              <w:t xml:space="preserve">monitor </w:t>
            </w:r>
            <w:r>
              <w:rPr>
                <w:sz w:val="18"/>
                <w:szCs w:val="18"/>
              </w:rPr>
              <w:t xml:space="preserve">ICT Services </w:t>
            </w:r>
            <w:r w:rsidRPr="00B055F5">
              <w:rPr>
                <w:sz w:val="18"/>
                <w:szCs w:val="18"/>
              </w:rPr>
              <w:t>Important Providers</w:t>
            </w:r>
            <w:r w:rsidR="00CE37A2">
              <w:rPr>
                <w:sz w:val="18"/>
                <w:szCs w:val="18"/>
              </w:rPr>
              <w:t>,</w:t>
            </w:r>
            <w:r>
              <w:rPr>
                <w:sz w:val="18"/>
                <w:szCs w:val="18"/>
              </w:rPr>
              <w:t xml:space="preserve"> to the extent required to meet Microsoft’s obligations in the DPA</w:t>
            </w:r>
            <w:r w:rsidR="00C622B4">
              <w:rPr>
                <w:sz w:val="18"/>
                <w:szCs w:val="18"/>
              </w:rPr>
              <w:t xml:space="preserve"> </w:t>
            </w:r>
            <w:r>
              <w:rPr>
                <w:sz w:val="18"/>
                <w:szCs w:val="18"/>
              </w:rPr>
              <w:t xml:space="preserve">and the DORA </w:t>
            </w:r>
            <w:r w:rsidR="00C622B4">
              <w:rPr>
                <w:sz w:val="18"/>
                <w:szCs w:val="18"/>
              </w:rPr>
              <w:t>Supplement</w:t>
            </w:r>
            <w:r>
              <w:rPr>
                <w:sz w:val="18"/>
                <w:szCs w:val="18"/>
              </w:rPr>
              <w:t xml:space="preserve">, </w:t>
            </w:r>
          </w:p>
          <w:p w14:paraId="28C64B02" w14:textId="77777777" w:rsidR="007D5BC7" w:rsidRDefault="00660C28" w:rsidP="0063537B">
            <w:pPr>
              <w:pStyle w:val="ListParagraph"/>
              <w:numPr>
                <w:ilvl w:val="0"/>
                <w:numId w:val="13"/>
              </w:numPr>
              <w:ind w:left="429" w:hanging="270"/>
              <w:rPr>
                <w:sz w:val="18"/>
                <w:szCs w:val="18"/>
              </w:rPr>
            </w:pPr>
            <w:r>
              <w:rPr>
                <w:sz w:val="18"/>
                <w:szCs w:val="18"/>
              </w:rPr>
              <w:t xml:space="preserve">ensure its </w:t>
            </w:r>
            <w:r w:rsidRPr="00B055F5">
              <w:rPr>
                <w:sz w:val="18"/>
                <w:szCs w:val="18"/>
              </w:rPr>
              <w:t xml:space="preserve">agreements with </w:t>
            </w:r>
            <w:r w:rsidRPr="00B055F5">
              <w:rPr>
                <w:rFonts w:eastAsia="Times New Roman" w:cs="Arial"/>
                <w:color w:val="000000"/>
                <w:sz w:val="18"/>
                <w:szCs w:val="18"/>
                <w:lang w:eastAsia="en-US"/>
              </w:rPr>
              <w:t>Important Providers (i) specify Important Providers’ monitoring and reporting obligations</w:t>
            </w:r>
            <w:r>
              <w:rPr>
                <w:rFonts w:eastAsia="Times New Roman" w:cs="Arial"/>
                <w:color w:val="000000"/>
                <w:sz w:val="18"/>
                <w:szCs w:val="18"/>
                <w:lang w:eastAsia="en-US"/>
              </w:rPr>
              <w:t>,</w:t>
            </w:r>
            <w:r w:rsidRPr="00B055F5">
              <w:rPr>
                <w:rFonts w:eastAsia="Times New Roman" w:cs="Arial"/>
                <w:color w:val="000000"/>
                <w:sz w:val="18"/>
                <w:szCs w:val="18"/>
                <w:lang w:eastAsia="en-US"/>
              </w:rPr>
              <w:t xml:space="preserve"> and (ii) oblige non-</w:t>
            </w:r>
            <w:proofErr w:type="spellStart"/>
            <w:r w:rsidRPr="00B055F5">
              <w:rPr>
                <w:rFonts w:eastAsia="Times New Roman" w:cs="Arial"/>
                <w:color w:val="000000"/>
                <w:sz w:val="18"/>
                <w:szCs w:val="18"/>
                <w:lang w:eastAsia="en-US"/>
              </w:rPr>
              <w:t>Subprocessor</w:t>
            </w:r>
            <w:proofErr w:type="spellEnd"/>
            <w:r w:rsidRPr="00B055F5">
              <w:rPr>
                <w:rFonts w:eastAsia="Times New Roman" w:cs="Arial"/>
                <w:color w:val="000000"/>
                <w:sz w:val="18"/>
                <w:szCs w:val="18"/>
                <w:lang w:eastAsia="en-US"/>
              </w:rPr>
              <w:t xml:space="preserve"> Important </w:t>
            </w:r>
            <w:r w:rsidRPr="00B055F5">
              <w:rPr>
                <w:rFonts w:eastAsia="Times New Roman" w:cs="Arial"/>
                <w:color w:val="000000"/>
                <w:sz w:val="18"/>
                <w:szCs w:val="18"/>
                <w:lang w:eastAsia="en-US"/>
              </w:rPr>
              <w:lastRenderedPageBreak/>
              <w:t xml:space="preserve">Providers to provide at least the </w:t>
            </w:r>
            <w:r>
              <w:rPr>
                <w:rFonts w:eastAsia="Times New Roman" w:cs="Arial"/>
                <w:color w:val="000000"/>
                <w:sz w:val="18"/>
                <w:szCs w:val="18"/>
                <w:lang w:eastAsia="en-US"/>
              </w:rPr>
              <w:t xml:space="preserve">same </w:t>
            </w:r>
            <w:r w:rsidRPr="00B055F5">
              <w:rPr>
                <w:rFonts w:eastAsia="Times New Roman" w:cs="Arial"/>
                <w:color w:val="000000"/>
                <w:sz w:val="18"/>
                <w:szCs w:val="18"/>
                <w:lang w:eastAsia="en-US"/>
              </w:rPr>
              <w:t xml:space="preserve">level of data protection required </w:t>
            </w:r>
            <w:proofErr w:type="gramStart"/>
            <w:r w:rsidRPr="00B055F5">
              <w:rPr>
                <w:rFonts w:eastAsia="Times New Roman" w:cs="Arial"/>
                <w:color w:val="000000"/>
                <w:sz w:val="18"/>
                <w:szCs w:val="18"/>
                <w:lang w:eastAsia="en-US"/>
              </w:rPr>
              <w:t>of</w:t>
            </w:r>
            <w:proofErr w:type="gramEnd"/>
            <w:r w:rsidRPr="00B055F5">
              <w:rPr>
                <w:rFonts w:eastAsia="Times New Roman" w:cs="Arial"/>
                <w:color w:val="000000"/>
                <w:sz w:val="18"/>
                <w:szCs w:val="18"/>
                <w:lang w:eastAsia="en-US"/>
              </w:rPr>
              <w:t xml:space="preserve"> Microsoft by the DPA</w:t>
            </w:r>
            <w:r>
              <w:rPr>
                <w:sz w:val="18"/>
                <w:szCs w:val="18"/>
              </w:rPr>
              <w:t>,</w:t>
            </w:r>
          </w:p>
          <w:p w14:paraId="5A384A71" w14:textId="77777777" w:rsidR="007D5BC7" w:rsidRDefault="00660C28" w:rsidP="0063537B">
            <w:pPr>
              <w:pStyle w:val="ListParagraph"/>
              <w:numPr>
                <w:ilvl w:val="0"/>
                <w:numId w:val="13"/>
              </w:numPr>
              <w:ind w:left="429" w:hanging="270"/>
              <w:rPr>
                <w:sz w:val="18"/>
                <w:szCs w:val="18"/>
              </w:rPr>
            </w:pPr>
            <w:r>
              <w:rPr>
                <w:sz w:val="18"/>
                <w:szCs w:val="18"/>
              </w:rPr>
              <w:t>be</w:t>
            </w:r>
            <w:r w:rsidRPr="00B055F5">
              <w:rPr>
                <w:sz w:val="18"/>
                <w:szCs w:val="18"/>
              </w:rPr>
              <w:t xml:space="preserve"> accountable and liable for Important Providers’ acts and omissions</w:t>
            </w:r>
            <w:r>
              <w:rPr>
                <w:sz w:val="18"/>
                <w:szCs w:val="18"/>
              </w:rPr>
              <w:t>,</w:t>
            </w:r>
          </w:p>
          <w:p w14:paraId="3C8CAC2A" w14:textId="77777777" w:rsidR="007D5BC7" w:rsidRPr="007D4D35" w:rsidRDefault="00660C28" w:rsidP="0063537B">
            <w:pPr>
              <w:pStyle w:val="ListParagraph"/>
              <w:numPr>
                <w:ilvl w:val="0"/>
                <w:numId w:val="13"/>
              </w:numPr>
              <w:ind w:left="429" w:hanging="270"/>
              <w:rPr>
                <w:sz w:val="18"/>
                <w:szCs w:val="18"/>
              </w:rPr>
            </w:pPr>
            <w:r w:rsidRPr="007D4D35">
              <w:rPr>
                <w:rFonts w:eastAsia="Times New Roman" w:cs="Arial"/>
                <w:color w:val="000000"/>
                <w:sz w:val="18"/>
                <w:szCs w:val="18"/>
                <w:lang w:eastAsia="en-US"/>
              </w:rPr>
              <w:t xml:space="preserve">ensure that Important Providers </w:t>
            </w:r>
            <w:r w:rsidR="00C622B4">
              <w:rPr>
                <w:rFonts w:eastAsia="Times New Roman" w:cs="Arial"/>
                <w:color w:val="000000"/>
                <w:sz w:val="18"/>
                <w:szCs w:val="18"/>
                <w:lang w:eastAsia="en-US"/>
              </w:rPr>
              <w:t>implement and test</w:t>
            </w:r>
            <w:r w:rsidRPr="007D4D35">
              <w:rPr>
                <w:rFonts w:eastAsia="Times New Roman" w:cs="Arial"/>
                <w:color w:val="000000"/>
                <w:sz w:val="18"/>
                <w:szCs w:val="18"/>
                <w:lang w:eastAsia="en-US"/>
              </w:rPr>
              <w:t xml:space="preserve"> business continuity plan</w:t>
            </w:r>
            <w:r w:rsidR="00C622B4">
              <w:rPr>
                <w:rFonts w:eastAsia="Times New Roman" w:cs="Arial"/>
                <w:color w:val="000000"/>
                <w:sz w:val="18"/>
                <w:szCs w:val="18"/>
                <w:lang w:eastAsia="en-US"/>
              </w:rPr>
              <w:t>s</w:t>
            </w:r>
            <w:r w:rsidRPr="007D4D35">
              <w:rPr>
                <w:rFonts w:eastAsia="Times New Roman" w:cs="Arial"/>
                <w:color w:val="000000"/>
                <w:sz w:val="18"/>
                <w:szCs w:val="18"/>
                <w:lang w:eastAsia="en-US"/>
              </w:rPr>
              <w:t xml:space="preserve">, </w:t>
            </w:r>
          </w:p>
          <w:p w14:paraId="7BB59C4C" w14:textId="77777777" w:rsidR="007D5BC7" w:rsidRPr="00AF548A" w:rsidRDefault="00660C28" w:rsidP="0063537B">
            <w:pPr>
              <w:pStyle w:val="ListParagraph"/>
              <w:numPr>
                <w:ilvl w:val="0"/>
                <w:numId w:val="13"/>
              </w:numPr>
              <w:ind w:left="429" w:hanging="270"/>
              <w:rPr>
                <w:sz w:val="18"/>
                <w:szCs w:val="18"/>
              </w:rPr>
            </w:pPr>
            <w:r w:rsidRPr="007D4D35">
              <w:rPr>
                <w:rFonts w:eastAsia="Times New Roman" w:cs="Arial"/>
                <w:color w:val="000000"/>
                <w:sz w:val="18"/>
                <w:szCs w:val="18"/>
                <w:lang w:eastAsia="en-US"/>
              </w:rPr>
              <w:t>before engaging a new Important Provider</w:t>
            </w:r>
            <w:r>
              <w:rPr>
                <w:rFonts w:eastAsia="Times New Roman" w:cs="Arial"/>
                <w:color w:val="000000"/>
                <w:sz w:val="18"/>
                <w:szCs w:val="18"/>
                <w:lang w:eastAsia="en-US"/>
              </w:rPr>
              <w:t>, a</w:t>
            </w:r>
            <w:r w:rsidRPr="007D4D35">
              <w:rPr>
                <w:rFonts w:eastAsia="Times New Roman" w:cs="Arial"/>
                <w:color w:val="000000"/>
                <w:sz w:val="18"/>
                <w:szCs w:val="18"/>
                <w:lang w:eastAsia="en-US"/>
              </w:rPr>
              <w:t xml:space="preserve">ssess risks associated with: (i) the location of the Important Provider, (ii) the location of the parent company of the Important Provider, and (iii) the location from which the Important Provider will provide services </w:t>
            </w:r>
            <w:r>
              <w:rPr>
                <w:rFonts w:eastAsia="Times New Roman" w:cs="Arial"/>
                <w:color w:val="000000"/>
                <w:sz w:val="18"/>
                <w:szCs w:val="18"/>
                <w:lang w:eastAsia="en-US"/>
              </w:rPr>
              <w:t>for</w:t>
            </w:r>
            <w:r w:rsidRPr="007D4D35">
              <w:rPr>
                <w:rFonts w:eastAsia="Times New Roman" w:cs="Arial"/>
                <w:color w:val="000000"/>
                <w:sz w:val="18"/>
                <w:szCs w:val="18"/>
                <w:lang w:eastAsia="en-US"/>
              </w:rPr>
              <w:t xml:space="preserve"> Microsoft</w:t>
            </w:r>
            <w:r>
              <w:rPr>
                <w:rFonts w:eastAsia="Times New Roman" w:cs="Arial"/>
                <w:color w:val="000000"/>
                <w:sz w:val="18"/>
                <w:szCs w:val="18"/>
                <w:lang w:eastAsia="en-US"/>
              </w:rPr>
              <w:t>,</w:t>
            </w:r>
          </w:p>
          <w:p w14:paraId="013A1609" w14:textId="77777777" w:rsidR="007D5BC7" w:rsidRDefault="00660C28" w:rsidP="0063537B">
            <w:pPr>
              <w:pStyle w:val="ListParagraph"/>
              <w:numPr>
                <w:ilvl w:val="0"/>
                <w:numId w:val="13"/>
              </w:numPr>
              <w:ind w:left="429" w:hanging="270"/>
              <w:rPr>
                <w:sz w:val="18"/>
                <w:szCs w:val="18"/>
              </w:rPr>
            </w:pPr>
            <w:r w:rsidRPr="00AF548A">
              <w:rPr>
                <w:sz w:val="18"/>
                <w:szCs w:val="18"/>
              </w:rPr>
              <w:t xml:space="preserve">provide advance notice of changes to Important Providers and </w:t>
            </w:r>
            <w:r>
              <w:rPr>
                <w:sz w:val="18"/>
                <w:szCs w:val="18"/>
              </w:rPr>
              <w:t>provide</w:t>
            </w:r>
            <w:r w:rsidRPr="00AF548A">
              <w:rPr>
                <w:sz w:val="18"/>
                <w:szCs w:val="18"/>
              </w:rPr>
              <w:t xml:space="preserve"> Customers the ability to terminate if they have concerns about such changes</w:t>
            </w:r>
            <w:r w:rsidR="00BA6402">
              <w:rPr>
                <w:sz w:val="18"/>
                <w:szCs w:val="18"/>
              </w:rPr>
              <w:t>.</w:t>
            </w:r>
            <w:r w:rsidRPr="00AF548A">
              <w:rPr>
                <w:sz w:val="18"/>
                <w:szCs w:val="18"/>
              </w:rPr>
              <w:t xml:space="preserve"> </w:t>
            </w:r>
          </w:p>
          <w:p w14:paraId="2C6C05A7" w14:textId="77777777" w:rsidR="007D5BC7" w:rsidRPr="00AF548A" w:rsidRDefault="00660C28" w:rsidP="00CE37A2">
            <w:pPr>
              <w:spacing w:after="120"/>
              <w:rPr>
                <w:sz w:val="18"/>
                <w:szCs w:val="18"/>
              </w:rPr>
            </w:pPr>
            <w:r w:rsidRPr="00AF548A">
              <w:rPr>
                <w:sz w:val="18"/>
                <w:szCs w:val="18"/>
              </w:rPr>
              <w:t xml:space="preserve">(DORA </w:t>
            </w:r>
            <w:r w:rsidR="00C622B4">
              <w:rPr>
                <w:sz w:val="18"/>
                <w:szCs w:val="18"/>
              </w:rPr>
              <w:t>Supplement</w:t>
            </w:r>
            <w:r w:rsidRPr="00AF548A">
              <w:rPr>
                <w:sz w:val="18"/>
                <w:szCs w:val="18"/>
              </w:rPr>
              <w:t xml:space="preserve">, </w:t>
            </w:r>
            <w:r w:rsidR="00C622B4">
              <w:rPr>
                <w:sz w:val="18"/>
                <w:szCs w:val="18"/>
              </w:rPr>
              <w:t>6</w:t>
            </w:r>
            <w:r w:rsidRPr="00AF548A">
              <w:rPr>
                <w:sz w:val="18"/>
                <w:szCs w:val="18"/>
              </w:rPr>
              <w:t xml:space="preserve">). Please see further details </w:t>
            </w:r>
            <w:r w:rsidR="00C622B4">
              <w:rPr>
                <w:sz w:val="18"/>
                <w:szCs w:val="18"/>
              </w:rPr>
              <w:t>below.</w:t>
            </w:r>
          </w:p>
        </w:tc>
      </w:tr>
      <w:tr w:rsidR="000B722B" w14:paraId="4AFE0E3A" w14:textId="77777777" w:rsidTr="007F64A9">
        <w:trPr>
          <w:trHeight w:val="300"/>
        </w:trPr>
        <w:tc>
          <w:tcPr>
            <w:tcW w:w="535" w:type="dxa"/>
            <w:shd w:val="clear" w:color="auto" w:fill="E8E8E8" w:themeFill="background2"/>
          </w:tcPr>
          <w:p w14:paraId="6F64EAC6" w14:textId="77777777" w:rsidR="007D5BC7" w:rsidRPr="00DB3C0F" w:rsidRDefault="007D5BC7" w:rsidP="0063537B">
            <w:pPr>
              <w:pStyle w:val="ListParagraph"/>
              <w:numPr>
                <w:ilvl w:val="0"/>
                <w:numId w:val="12"/>
              </w:numPr>
              <w:ind w:left="420"/>
              <w:rPr>
                <w:b/>
                <w:bCs/>
                <w:sz w:val="18"/>
                <w:szCs w:val="18"/>
              </w:rPr>
            </w:pPr>
            <w:bookmarkStart w:id="1" w:name="_Ref180402038"/>
          </w:p>
        </w:tc>
        <w:bookmarkEnd w:id="1"/>
        <w:tc>
          <w:tcPr>
            <w:tcW w:w="1486" w:type="dxa"/>
          </w:tcPr>
          <w:p w14:paraId="0D8F97BB" w14:textId="77777777" w:rsidR="007D5BC7" w:rsidRDefault="00660C28" w:rsidP="00345A8F">
            <w:pPr>
              <w:rPr>
                <w:sz w:val="18"/>
                <w:szCs w:val="18"/>
              </w:rPr>
            </w:pPr>
            <w:r w:rsidRPr="00055F95">
              <w:rPr>
                <w:sz w:val="18"/>
                <w:szCs w:val="18"/>
              </w:rPr>
              <w:t>Art 30(2)(b)</w:t>
            </w:r>
          </w:p>
          <w:p w14:paraId="58BCA6B1" w14:textId="77777777" w:rsidR="007D5BC7" w:rsidRDefault="007D5BC7" w:rsidP="00345A8F">
            <w:pPr>
              <w:rPr>
                <w:sz w:val="18"/>
                <w:szCs w:val="18"/>
              </w:rPr>
            </w:pPr>
          </w:p>
          <w:p w14:paraId="5853B242" w14:textId="77777777" w:rsidR="007D5BC7" w:rsidRPr="00055F95" w:rsidRDefault="007D5BC7" w:rsidP="00345A8F">
            <w:pPr>
              <w:rPr>
                <w:sz w:val="18"/>
                <w:szCs w:val="18"/>
              </w:rPr>
            </w:pPr>
          </w:p>
        </w:tc>
        <w:tc>
          <w:tcPr>
            <w:tcW w:w="3734" w:type="dxa"/>
          </w:tcPr>
          <w:p w14:paraId="1DEA85A4"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49159B20" w14:textId="77777777" w:rsidR="007D5BC7" w:rsidRDefault="007D5BC7" w:rsidP="00345A8F">
            <w:pPr>
              <w:rPr>
                <w:sz w:val="18"/>
                <w:szCs w:val="18"/>
              </w:rPr>
            </w:pPr>
          </w:p>
          <w:p w14:paraId="5CECFD74" w14:textId="77777777" w:rsidR="007D5BC7" w:rsidRDefault="00660C28" w:rsidP="00345A8F">
            <w:pPr>
              <w:rPr>
                <w:sz w:val="18"/>
                <w:szCs w:val="18"/>
              </w:rPr>
            </w:pPr>
            <w:r w:rsidRPr="00055F95">
              <w:rPr>
                <w:sz w:val="18"/>
                <w:szCs w:val="18"/>
              </w:rPr>
              <w:t>(b) the locations, namely the regions or countries, where the contracted or subcontracted functions and ICT services are to be provided and where data is to be processed, including the storage location, and the requirement for the ICT third-party service provider to notify the financial entity in advance if it envisages changing such locations.</w:t>
            </w:r>
          </w:p>
          <w:p w14:paraId="0AC43B63" w14:textId="77777777" w:rsidR="007D5BC7" w:rsidRPr="00055F95" w:rsidRDefault="007D5BC7" w:rsidP="00345A8F">
            <w:pPr>
              <w:rPr>
                <w:sz w:val="18"/>
                <w:szCs w:val="18"/>
              </w:rPr>
            </w:pPr>
          </w:p>
        </w:tc>
        <w:tc>
          <w:tcPr>
            <w:tcW w:w="1710" w:type="dxa"/>
          </w:tcPr>
          <w:p w14:paraId="2526FC30" w14:textId="77777777" w:rsidR="007D5BC7" w:rsidRPr="00902A96" w:rsidRDefault="007D5BC7" w:rsidP="00902A96">
            <w:pPr>
              <w:pStyle w:val="ListParagraph"/>
              <w:numPr>
                <w:ilvl w:val="0"/>
                <w:numId w:val="1"/>
              </w:numPr>
              <w:ind w:left="132" w:hanging="132"/>
              <w:rPr>
                <w:sz w:val="18"/>
                <w:szCs w:val="18"/>
              </w:rPr>
            </w:pPr>
            <w:hyperlink r:id="rId16" w:history="1">
              <w:r w:rsidRPr="00735487">
                <w:rPr>
                  <w:rStyle w:val="Hyperlink"/>
                  <w:sz w:val="18"/>
                  <w:szCs w:val="18"/>
                </w:rPr>
                <w:t>Privacy &amp; Security Terms</w:t>
              </w:r>
            </w:hyperlink>
          </w:p>
          <w:p w14:paraId="63A59241" w14:textId="77777777" w:rsidR="007D5BC7" w:rsidRDefault="00660C28" w:rsidP="00345A8F">
            <w:pPr>
              <w:pStyle w:val="ListParagraph"/>
              <w:numPr>
                <w:ilvl w:val="0"/>
                <w:numId w:val="1"/>
              </w:numPr>
              <w:ind w:left="132" w:hanging="132"/>
              <w:rPr>
                <w:sz w:val="18"/>
                <w:szCs w:val="18"/>
              </w:rPr>
            </w:pPr>
            <w:r w:rsidRPr="00055F95">
              <w:rPr>
                <w:sz w:val="18"/>
                <w:szCs w:val="18"/>
              </w:rPr>
              <w:t xml:space="preserve">DORA </w:t>
            </w:r>
            <w:r>
              <w:rPr>
                <w:sz w:val="18"/>
                <w:szCs w:val="18"/>
              </w:rPr>
              <w:t>Supplement</w:t>
            </w:r>
          </w:p>
          <w:p w14:paraId="61E8B921" w14:textId="77777777" w:rsidR="00F904E7" w:rsidRPr="00055F95" w:rsidRDefault="00660C28" w:rsidP="00345A8F">
            <w:pPr>
              <w:pStyle w:val="ListParagraph"/>
              <w:numPr>
                <w:ilvl w:val="0"/>
                <w:numId w:val="1"/>
              </w:numPr>
              <w:ind w:left="132" w:hanging="132"/>
              <w:rPr>
                <w:sz w:val="18"/>
                <w:szCs w:val="18"/>
              </w:rPr>
            </w:pPr>
            <w:r>
              <w:rPr>
                <w:sz w:val="18"/>
                <w:szCs w:val="18"/>
              </w:rPr>
              <w:t>M850</w:t>
            </w:r>
          </w:p>
          <w:p w14:paraId="381307F2" w14:textId="77777777" w:rsidR="007D5BC7" w:rsidRPr="00055F95" w:rsidRDefault="007D5BC7" w:rsidP="00345A8F">
            <w:pPr>
              <w:rPr>
                <w:sz w:val="18"/>
                <w:szCs w:val="18"/>
              </w:rPr>
            </w:pPr>
          </w:p>
        </w:tc>
        <w:tc>
          <w:tcPr>
            <w:tcW w:w="7650" w:type="dxa"/>
            <w:shd w:val="clear" w:color="auto" w:fill="FFFFFF" w:themeFill="background1"/>
          </w:tcPr>
          <w:p w14:paraId="4D24AA67" w14:textId="77777777" w:rsidR="007D5BC7" w:rsidRPr="00902A96" w:rsidRDefault="00660C28" w:rsidP="00345A8F">
            <w:pPr>
              <w:rPr>
                <w:b/>
                <w:bCs/>
                <w:sz w:val="18"/>
                <w:szCs w:val="18"/>
              </w:rPr>
            </w:pPr>
            <w:r w:rsidRPr="00035887">
              <w:rPr>
                <w:b/>
                <w:bCs/>
                <w:sz w:val="18"/>
                <w:szCs w:val="18"/>
              </w:rPr>
              <w:t xml:space="preserve">DORA </w:t>
            </w:r>
            <w:r>
              <w:rPr>
                <w:b/>
                <w:bCs/>
                <w:sz w:val="18"/>
                <w:szCs w:val="18"/>
              </w:rPr>
              <w:t>Supplement</w:t>
            </w:r>
            <w:r w:rsidRPr="00035887">
              <w:rPr>
                <w:b/>
                <w:bCs/>
                <w:sz w:val="18"/>
                <w:szCs w:val="18"/>
              </w:rPr>
              <w:t xml:space="preserve">: </w:t>
            </w:r>
          </w:p>
          <w:p w14:paraId="12AA02F1" w14:textId="77777777" w:rsidR="007D5BC7" w:rsidRDefault="00660C28" w:rsidP="009D4390">
            <w:pPr>
              <w:spacing w:line="259" w:lineRule="auto"/>
              <w:ind w:left="183" w:hanging="25"/>
              <w:contextualSpacing/>
              <w:jc w:val="both"/>
              <w:rPr>
                <w:sz w:val="18"/>
                <w:szCs w:val="18"/>
                <w:u w:val="single"/>
              </w:rPr>
            </w:pPr>
            <w:r w:rsidRPr="009D4390">
              <w:rPr>
                <w:rFonts w:eastAsia="Times New Roman" w:cs="Arial"/>
                <w:color w:val="000000"/>
                <w:sz w:val="18"/>
                <w:szCs w:val="18"/>
                <w:u w:val="single"/>
                <w:lang w:eastAsia="en-US"/>
              </w:rPr>
              <w:t>Section</w:t>
            </w:r>
            <w:r>
              <w:rPr>
                <w:sz w:val="18"/>
                <w:szCs w:val="18"/>
                <w:u w:val="single"/>
              </w:rPr>
              <w:t xml:space="preserve"> 6.3</w:t>
            </w:r>
          </w:p>
          <w:p w14:paraId="1F3FA302" w14:textId="77777777" w:rsidR="007D5BC7" w:rsidRDefault="00660C28" w:rsidP="00902A96">
            <w:pPr>
              <w:ind w:left="158"/>
              <w:jc w:val="both"/>
              <w:rPr>
                <w:sz w:val="18"/>
                <w:szCs w:val="18"/>
              </w:rPr>
            </w:pPr>
            <w:r w:rsidRPr="007D5BC7">
              <w:rPr>
                <w:b/>
                <w:bCs/>
                <w:sz w:val="18"/>
                <w:szCs w:val="18"/>
              </w:rPr>
              <w:t xml:space="preserve">Important Provider Data Policy, Location, and Important Provider Failure. </w:t>
            </w:r>
            <w:r w:rsidRPr="007D5BC7">
              <w:rPr>
                <w:sz w:val="18"/>
                <w:szCs w:val="18"/>
              </w:rPr>
              <w:t>Microsoft’s commitments in Section 2.e of the FSA will apply to Important Providers, to the extent Microsoft engages such Important Providers to process, transfer, or store Customer Data subject to DORA. Important Providers will provide outsourced Critical or Important Online Services from locations in accordance with the applicable location commitment made by Microsoft for each such Critical or Important Online Service. Microsoft will ensure that its contracts with Important Providers include terms obliging the Important Providers to comply with all applicable laws and regulatory requirements.</w:t>
            </w:r>
          </w:p>
          <w:p w14:paraId="675D33D4" w14:textId="77777777" w:rsidR="006E3CF9" w:rsidRDefault="006E3CF9" w:rsidP="006E3CF9">
            <w:pPr>
              <w:jc w:val="both"/>
              <w:rPr>
                <w:b/>
                <w:bCs/>
                <w:sz w:val="18"/>
                <w:szCs w:val="18"/>
              </w:rPr>
            </w:pPr>
          </w:p>
          <w:p w14:paraId="7D9A3D61" w14:textId="77777777" w:rsidR="006E3CF9" w:rsidRDefault="00660C28" w:rsidP="006E3CF9">
            <w:pPr>
              <w:jc w:val="both"/>
              <w:rPr>
                <w:sz w:val="18"/>
                <w:szCs w:val="18"/>
              </w:rPr>
            </w:pPr>
            <w:r>
              <w:rPr>
                <w:b/>
                <w:bCs/>
                <w:sz w:val="18"/>
                <w:szCs w:val="18"/>
              </w:rPr>
              <w:t>M</w:t>
            </w:r>
            <w:r w:rsidR="00F904E7">
              <w:rPr>
                <w:b/>
                <w:bCs/>
                <w:sz w:val="18"/>
                <w:szCs w:val="18"/>
              </w:rPr>
              <w:t>850</w:t>
            </w:r>
            <w:r>
              <w:rPr>
                <w:b/>
                <w:bCs/>
                <w:sz w:val="18"/>
                <w:szCs w:val="18"/>
              </w:rPr>
              <w:t>:</w:t>
            </w:r>
          </w:p>
          <w:p w14:paraId="2131ABA0" w14:textId="77777777" w:rsidR="006E3CF9" w:rsidRDefault="00660C28" w:rsidP="0093395E">
            <w:pPr>
              <w:ind w:left="162"/>
              <w:jc w:val="both"/>
              <w:rPr>
                <w:sz w:val="18"/>
                <w:szCs w:val="18"/>
                <w:u w:val="single"/>
              </w:rPr>
            </w:pPr>
            <w:r>
              <w:rPr>
                <w:sz w:val="18"/>
                <w:szCs w:val="18"/>
                <w:u w:val="single"/>
              </w:rPr>
              <w:t>Section 2.e</w:t>
            </w:r>
          </w:p>
          <w:p w14:paraId="0991D67F" w14:textId="77777777" w:rsidR="006E3CF9" w:rsidRPr="006E3CF9" w:rsidRDefault="00660C28" w:rsidP="0093395E">
            <w:pPr>
              <w:ind w:left="162"/>
              <w:jc w:val="both"/>
              <w:rPr>
                <w:sz w:val="18"/>
                <w:szCs w:val="18"/>
              </w:rPr>
            </w:pPr>
            <w:r w:rsidRPr="006E3CF9">
              <w:rPr>
                <w:b/>
                <w:sz w:val="18"/>
                <w:szCs w:val="18"/>
              </w:rPr>
              <w:t xml:space="preserve">Data Residency and Transfer Policies. </w:t>
            </w:r>
            <w:r w:rsidRPr="006E3CF9">
              <w:rPr>
                <w:sz w:val="18"/>
                <w:szCs w:val="18"/>
              </w:rPr>
              <w:t> Customer Data that Microsoft processes on behalf of Customer will be processed, transferred, and stored as stated in the DPA. Customer may access additional details pertaining to the data residency and transfer policies specific to the Online Service by visiting https://www.microsoft.com/en-gb/trust-center/privacy/data-location or successor site as determined by Microsoft.</w:t>
            </w:r>
          </w:p>
        </w:tc>
        <w:tc>
          <w:tcPr>
            <w:tcW w:w="7470" w:type="dxa"/>
            <w:shd w:val="clear" w:color="auto" w:fill="FFFFFF" w:themeFill="background1"/>
          </w:tcPr>
          <w:p w14:paraId="3ADE708C" w14:textId="77777777" w:rsidR="00735487" w:rsidRDefault="00660C28" w:rsidP="00345A8F">
            <w:pPr>
              <w:rPr>
                <w:rFonts w:ascii="Aptos" w:eastAsia="Aptos" w:hAnsi="Aptos" w:cs="Arial"/>
                <w:sz w:val="18"/>
                <w:szCs w:val="18"/>
                <w:lang w:eastAsia="en-US"/>
              </w:rPr>
            </w:pPr>
            <w:r>
              <w:rPr>
                <w:rFonts w:ascii="Aptos" w:eastAsia="Aptos" w:hAnsi="Aptos" w:cs="Arial"/>
                <w:sz w:val="18"/>
                <w:szCs w:val="18"/>
                <w:lang w:eastAsia="en-US"/>
              </w:rPr>
              <w:t xml:space="preserve">The </w:t>
            </w:r>
            <w:hyperlink r:id="rId17" w:history="1">
              <w:r w:rsidR="00735487" w:rsidRPr="00735487">
                <w:rPr>
                  <w:rStyle w:val="Hyperlink"/>
                  <w:rFonts w:ascii="Aptos" w:eastAsia="Aptos" w:hAnsi="Aptos" w:cs="Arial"/>
                  <w:sz w:val="18"/>
                  <w:szCs w:val="18"/>
                  <w:lang w:eastAsia="en-US"/>
                </w:rPr>
                <w:t>“Privacy &amp; Security Terms”</w:t>
              </w:r>
            </w:hyperlink>
            <w:r>
              <w:rPr>
                <w:rFonts w:ascii="Aptos" w:eastAsia="Aptos" w:hAnsi="Aptos" w:cs="Arial"/>
                <w:sz w:val="18"/>
                <w:szCs w:val="18"/>
                <w:lang w:eastAsia="en-US"/>
              </w:rPr>
              <w:t xml:space="preserve"> page of the Product Terms outlines Microsoft’s data location policies for </w:t>
            </w:r>
            <w:r w:rsidR="00077666" w:rsidRPr="00C622B4">
              <w:rPr>
                <w:sz w:val="18"/>
                <w:szCs w:val="18"/>
              </w:rPr>
              <w:t xml:space="preserve"> ICT services provided by Microsoft</w:t>
            </w:r>
            <w:r>
              <w:rPr>
                <w:rFonts w:ascii="Aptos" w:eastAsia="Aptos" w:hAnsi="Aptos" w:cs="Arial"/>
                <w:sz w:val="18"/>
                <w:szCs w:val="18"/>
                <w:lang w:eastAsia="en-US"/>
              </w:rPr>
              <w:t>.</w:t>
            </w:r>
          </w:p>
          <w:p w14:paraId="02907D5C" w14:textId="77777777" w:rsidR="00735487" w:rsidRDefault="00735487" w:rsidP="00345A8F">
            <w:pPr>
              <w:rPr>
                <w:rFonts w:ascii="Aptos" w:eastAsia="Aptos" w:hAnsi="Aptos" w:cs="Arial"/>
                <w:sz w:val="18"/>
                <w:szCs w:val="18"/>
                <w:lang w:eastAsia="en-US"/>
              </w:rPr>
            </w:pPr>
          </w:p>
          <w:p w14:paraId="7C25E55F" w14:textId="77777777" w:rsidR="006E3CF9" w:rsidRPr="00595317" w:rsidRDefault="00660C28" w:rsidP="006E3CF9">
            <w:pPr>
              <w:rPr>
                <w:rFonts w:ascii="Aptos" w:eastAsia="Aptos" w:hAnsi="Aptos" w:cs="Arial"/>
                <w:sz w:val="18"/>
                <w:szCs w:val="18"/>
                <w:lang w:eastAsia="en-US"/>
              </w:rPr>
            </w:pPr>
            <w:r>
              <w:rPr>
                <w:rFonts w:ascii="Aptos" w:eastAsia="Aptos" w:hAnsi="Aptos" w:cs="Arial"/>
                <w:sz w:val="18"/>
                <w:szCs w:val="18"/>
                <w:lang w:eastAsia="en-US"/>
              </w:rPr>
              <w:t xml:space="preserve">The </w:t>
            </w:r>
            <w:r w:rsidR="007D5BC7">
              <w:rPr>
                <w:rFonts w:ascii="Aptos" w:eastAsia="Aptos" w:hAnsi="Aptos" w:cs="Arial"/>
                <w:sz w:val="18"/>
                <w:szCs w:val="18"/>
                <w:lang w:eastAsia="en-US"/>
              </w:rPr>
              <w:t>Microsoft</w:t>
            </w:r>
            <w:r>
              <w:rPr>
                <w:rFonts w:ascii="Aptos" w:eastAsia="Aptos" w:hAnsi="Aptos" w:cs="Arial"/>
                <w:sz w:val="18"/>
                <w:szCs w:val="18"/>
                <w:lang w:eastAsia="en-US"/>
              </w:rPr>
              <w:t xml:space="preserve"> </w:t>
            </w:r>
            <w:hyperlink r:id="rId18" w:history="1">
              <w:r w:rsidR="006E3CF9" w:rsidRPr="00593C87">
                <w:rPr>
                  <w:rStyle w:val="Hyperlink"/>
                  <w:rFonts w:ascii="Aptos" w:eastAsia="Aptos" w:hAnsi="Aptos" w:cs="Arial"/>
                  <w:sz w:val="18"/>
                  <w:szCs w:val="18"/>
                  <w:lang w:eastAsia="en-US"/>
                </w:rPr>
                <w:t>Trust Center</w:t>
              </w:r>
            </w:hyperlink>
            <w:r w:rsidR="007D5BC7">
              <w:rPr>
                <w:rFonts w:ascii="Aptos" w:eastAsia="Aptos" w:hAnsi="Aptos" w:cs="Arial"/>
                <w:sz w:val="18"/>
                <w:szCs w:val="18"/>
                <w:lang w:eastAsia="en-US"/>
              </w:rPr>
              <w:t xml:space="preserve"> </w:t>
            </w:r>
            <w:r w:rsidR="007D5BC7" w:rsidRPr="00FB44FE">
              <w:rPr>
                <w:rFonts w:ascii="Aptos" w:eastAsia="Aptos" w:hAnsi="Aptos" w:cs="Arial"/>
                <w:sz w:val="18"/>
                <w:szCs w:val="18"/>
                <w:lang w:eastAsia="en-US"/>
              </w:rPr>
              <w:t>provides</w:t>
            </w:r>
            <w:r w:rsidR="007D5BC7" w:rsidRPr="00655A5A">
              <w:rPr>
                <w:rFonts w:ascii="Aptos" w:eastAsia="Aptos" w:hAnsi="Aptos" w:cs="Arial"/>
                <w:sz w:val="18"/>
                <w:szCs w:val="18"/>
                <w:lang w:eastAsia="en-US"/>
              </w:rPr>
              <w:t xml:space="preserve"> </w:t>
            </w:r>
            <w:r>
              <w:rPr>
                <w:rFonts w:ascii="Aptos" w:eastAsia="Aptos" w:hAnsi="Aptos" w:cs="Arial"/>
                <w:sz w:val="18"/>
                <w:szCs w:val="18"/>
                <w:lang w:eastAsia="en-US"/>
              </w:rPr>
              <w:t xml:space="preserve">additional information about </w:t>
            </w:r>
            <w:r w:rsidR="007D5BC7" w:rsidRPr="00655A5A">
              <w:rPr>
                <w:rFonts w:ascii="Aptos" w:eastAsia="Aptos" w:hAnsi="Aptos" w:cs="Arial"/>
                <w:sz w:val="18"/>
                <w:szCs w:val="18"/>
                <w:lang w:eastAsia="en-US"/>
              </w:rPr>
              <w:t xml:space="preserve">where </w:t>
            </w:r>
            <w:r w:rsidR="007D5BC7" w:rsidRPr="00FB44FE">
              <w:rPr>
                <w:rFonts w:ascii="Aptos" w:eastAsia="Aptos" w:hAnsi="Aptos" w:cs="Arial"/>
                <w:sz w:val="18"/>
                <w:szCs w:val="18"/>
                <w:lang w:eastAsia="en-US"/>
              </w:rPr>
              <w:t xml:space="preserve">Microsoft </w:t>
            </w:r>
            <w:r w:rsidR="007D5BC7" w:rsidRPr="00655A5A">
              <w:rPr>
                <w:rFonts w:ascii="Aptos" w:eastAsia="Aptos" w:hAnsi="Aptos" w:cs="Arial"/>
                <w:sz w:val="18"/>
                <w:szCs w:val="18"/>
                <w:lang w:eastAsia="en-US"/>
              </w:rPr>
              <w:t xml:space="preserve">and its </w:t>
            </w:r>
            <w:proofErr w:type="spellStart"/>
            <w:r w:rsidR="007D5BC7" w:rsidRPr="00FB44FE">
              <w:rPr>
                <w:rFonts w:ascii="Aptos" w:eastAsia="Aptos" w:hAnsi="Aptos" w:cs="Arial"/>
                <w:sz w:val="18"/>
                <w:szCs w:val="18"/>
                <w:lang w:eastAsia="en-US"/>
              </w:rPr>
              <w:t>S</w:t>
            </w:r>
            <w:r w:rsidR="007D5BC7" w:rsidRPr="00655A5A">
              <w:rPr>
                <w:rFonts w:ascii="Aptos" w:eastAsia="Aptos" w:hAnsi="Aptos" w:cs="Arial"/>
                <w:sz w:val="18"/>
                <w:szCs w:val="18"/>
                <w:lang w:eastAsia="en-US"/>
              </w:rPr>
              <w:t>ubprocessors</w:t>
            </w:r>
            <w:proofErr w:type="spellEnd"/>
            <w:r>
              <w:rPr>
                <w:rFonts w:ascii="Aptos" w:eastAsia="Aptos" w:hAnsi="Aptos" w:cs="Arial"/>
                <w:sz w:val="18"/>
                <w:szCs w:val="18"/>
                <w:lang w:eastAsia="en-US"/>
              </w:rPr>
              <w:t xml:space="preserve"> process and store data, as referenced in the FSA.</w:t>
            </w:r>
          </w:p>
          <w:p w14:paraId="54DD5B22" w14:textId="77777777" w:rsidR="007D5BC7" w:rsidRPr="00595317" w:rsidRDefault="007D5BC7" w:rsidP="00BA6402">
            <w:pPr>
              <w:rPr>
                <w:rFonts w:ascii="Aptos" w:eastAsia="Aptos" w:hAnsi="Aptos" w:cs="Arial"/>
                <w:sz w:val="18"/>
                <w:szCs w:val="18"/>
                <w:lang w:eastAsia="en-US"/>
              </w:rPr>
            </w:pPr>
          </w:p>
        </w:tc>
      </w:tr>
      <w:tr w:rsidR="000B722B" w14:paraId="4B208852" w14:textId="77777777" w:rsidTr="007F64A9">
        <w:trPr>
          <w:trHeight w:val="300"/>
        </w:trPr>
        <w:tc>
          <w:tcPr>
            <w:tcW w:w="535" w:type="dxa"/>
            <w:shd w:val="clear" w:color="auto" w:fill="E8E8E8" w:themeFill="background2"/>
          </w:tcPr>
          <w:p w14:paraId="0F74AFF9" w14:textId="77777777" w:rsidR="007D5BC7" w:rsidRPr="00DB3C0F" w:rsidRDefault="007D5BC7" w:rsidP="0063537B">
            <w:pPr>
              <w:pStyle w:val="ListParagraph"/>
              <w:numPr>
                <w:ilvl w:val="0"/>
                <w:numId w:val="12"/>
              </w:numPr>
              <w:ind w:left="420"/>
              <w:rPr>
                <w:b/>
                <w:bCs/>
                <w:sz w:val="18"/>
                <w:szCs w:val="18"/>
              </w:rPr>
            </w:pPr>
          </w:p>
        </w:tc>
        <w:tc>
          <w:tcPr>
            <w:tcW w:w="1486" w:type="dxa"/>
          </w:tcPr>
          <w:p w14:paraId="0A8FA253" w14:textId="77777777" w:rsidR="007D5BC7" w:rsidRPr="00055F95" w:rsidRDefault="00660C28" w:rsidP="00345A8F">
            <w:pPr>
              <w:rPr>
                <w:sz w:val="18"/>
                <w:szCs w:val="18"/>
              </w:rPr>
            </w:pPr>
            <w:r w:rsidRPr="00055F95">
              <w:rPr>
                <w:sz w:val="18"/>
                <w:szCs w:val="18"/>
              </w:rPr>
              <w:t>Art 30(2)(c)</w:t>
            </w:r>
          </w:p>
        </w:tc>
        <w:tc>
          <w:tcPr>
            <w:tcW w:w="3734" w:type="dxa"/>
          </w:tcPr>
          <w:p w14:paraId="43530CD7"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642060E8" w14:textId="77777777" w:rsidR="007D5BC7" w:rsidRDefault="007D5BC7" w:rsidP="00345A8F">
            <w:pPr>
              <w:rPr>
                <w:sz w:val="18"/>
                <w:szCs w:val="18"/>
              </w:rPr>
            </w:pPr>
          </w:p>
          <w:p w14:paraId="49328517" w14:textId="77777777" w:rsidR="007D5BC7" w:rsidRPr="00055F95" w:rsidRDefault="00660C28" w:rsidP="00345A8F">
            <w:pPr>
              <w:rPr>
                <w:sz w:val="18"/>
                <w:szCs w:val="18"/>
              </w:rPr>
            </w:pPr>
            <w:r w:rsidRPr="00055F95">
              <w:rPr>
                <w:sz w:val="18"/>
                <w:szCs w:val="18"/>
              </w:rPr>
              <w:t xml:space="preserve">(c) </w:t>
            </w:r>
            <w:r w:rsidRPr="00055F95">
              <w:rPr>
                <w:rFonts w:eastAsia="Times New Roman" w:cs="EUAlbertina"/>
                <w:color w:val="000000"/>
                <w:sz w:val="18"/>
                <w:szCs w:val="18"/>
                <w:lang w:val="x-none"/>
              </w:rPr>
              <w:t>provisions on availability, authenticity, integrity and confidentiality in relation to the protection of data, including personal data.</w:t>
            </w:r>
          </w:p>
        </w:tc>
        <w:tc>
          <w:tcPr>
            <w:tcW w:w="1710" w:type="dxa"/>
          </w:tcPr>
          <w:p w14:paraId="322890E8" w14:textId="77777777" w:rsidR="007D5BC7" w:rsidRDefault="00660C28" w:rsidP="00345A8F">
            <w:pPr>
              <w:pStyle w:val="ListParagraph"/>
              <w:numPr>
                <w:ilvl w:val="0"/>
                <w:numId w:val="1"/>
              </w:numPr>
              <w:ind w:left="132" w:hanging="132"/>
              <w:rPr>
                <w:sz w:val="18"/>
                <w:szCs w:val="18"/>
              </w:rPr>
            </w:pPr>
            <w:r w:rsidRPr="00055F95">
              <w:rPr>
                <w:sz w:val="18"/>
                <w:szCs w:val="18"/>
              </w:rPr>
              <w:t xml:space="preserve">DORA </w:t>
            </w:r>
            <w:r>
              <w:rPr>
                <w:sz w:val="18"/>
                <w:szCs w:val="18"/>
              </w:rPr>
              <w:t>Supplement</w:t>
            </w:r>
          </w:p>
          <w:p w14:paraId="594BEE0B" w14:textId="77777777" w:rsidR="007D5BC7" w:rsidRDefault="00660C28" w:rsidP="00345A8F">
            <w:pPr>
              <w:pStyle w:val="ListParagraph"/>
              <w:numPr>
                <w:ilvl w:val="0"/>
                <w:numId w:val="1"/>
              </w:numPr>
              <w:ind w:left="132" w:hanging="132"/>
              <w:rPr>
                <w:sz w:val="18"/>
                <w:szCs w:val="18"/>
              </w:rPr>
            </w:pPr>
            <w:r>
              <w:rPr>
                <w:sz w:val="18"/>
                <w:szCs w:val="18"/>
              </w:rPr>
              <w:t>M</w:t>
            </w:r>
            <w:r w:rsidR="00FB0130">
              <w:rPr>
                <w:sz w:val="18"/>
                <w:szCs w:val="18"/>
              </w:rPr>
              <w:t>850</w:t>
            </w:r>
            <w:r>
              <w:rPr>
                <w:sz w:val="18"/>
                <w:szCs w:val="18"/>
              </w:rPr>
              <w:t xml:space="preserve"> </w:t>
            </w:r>
          </w:p>
          <w:p w14:paraId="50F80D10" w14:textId="77777777" w:rsidR="007D5BC7" w:rsidRPr="00055F95" w:rsidRDefault="00660C28" w:rsidP="00345A8F">
            <w:pPr>
              <w:pStyle w:val="ListParagraph"/>
              <w:numPr>
                <w:ilvl w:val="0"/>
                <w:numId w:val="1"/>
              </w:numPr>
              <w:ind w:left="132" w:hanging="132"/>
              <w:rPr>
                <w:sz w:val="18"/>
                <w:szCs w:val="18"/>
              </w:rPr>
            </w:pPr>
            <w:r>
              <w:rPr>
                <w:sz w:val="18"/>
                <w:szCs w:val="18"/>
              </w:rPr>
              <w:t>DPA</w:t>
            </w:r>
          </w:p>
          <w:p w14:paraId="5719FC52" w14:textId="77777777" w:rsidR="007D5BC7" w:rsidRPr="00055F95" w:rsidRDefault="007D5BC7" w:rsidP="00345A8F">
            <w:pPr>
              <w:rPr>
                <w:sz w:val="18"/>
                <w:szCs w:val="18"/>
              </w:rPr>
            </w:pPr>
          </w:p>
        </w:tc>
        <w:tc>
          <w:tcPr>
            <w:tcW w:w="7650" w:type="dxa"/>
            <w:shd w:val="clear" w:color="auto" w:fill="FFFFFF" w:themeFill="background1"/>
          </w:tcPr>
          <w:p w14:paraId="1AF1CA01" w14:textId="77777777" w:rsidR="007D5BC7" w:rsidRPr="007C3154" w:rsidRDefault="00660C28" w:rsidP="00345A8F">
            <w:pPr>
              <w:rPr>
                <w:b/>
                <w:bCs/>
                <w:sz w:val="18"/>
                <w:szCs w:val="18"/>
              </w:rPr>
            </w:pPr>
            <w:r w:rsidRPr="007C3154">
              <w:rPr>
                <w:b/>
                <w:bCs/>
                <w:sz w:val="18"/>
                <w:szCs w:val="18"/>
              </w:rPr>
              <w:t xml:space="preserve">DORA </w:t>
            </w:r>
            <w:r>
              <w:rPr>
                <w:b/>
                <w:bCs/>
                <w:sz w:val="18"/>
                <w:szCs w:val="18"/>
              </w:rPr>
              <w:t>Supplement</w:t>
            </w:r>
            <w:r w:rsidRPr="007C3154">
              <w:rPr>
                <w:b/>
                <w:bCs/>
                <w:sz w:val="18"/>
                <w:szCs w:val="18"/>
              </w:rPr>
              <w:t xml:space="preserve">: </w:t>
            </w:r>
          </w:p>
          <w:p w14:paraId="48DF57A3" w14:textId="77777777" w:rsidR="007D5BC7" w:rsidRDefault="00660C28" w:rsidP="00902A96">
            <w:pPr>
              <w:spacing w:line="259" w:lineRule="auto"/>
              <w:ind w:left="183" w:hanging="25"/>
              <w:contextualSpacing/>
              <w:jc w:val="both"/>
              <w:rPr>
                <w:sz w:val="18"/>
                <w:szCs w:val="18"/>
                <w:u w:val="single"/>
              </w:rPr>
            </w:pPr>
            <w:r w:rsidRPr="00902A96">
              <w:rPr>
                <w:rFonts w:eastAsia="Times New Roman" w:cs="Arial"/>
                <w:color w:val="000000"/>
                <w:sz w:val="18"/>
                <w:szCs w:val="18"/>
                <w:u w:val="single"/>
                <w:lang w:eastAsia="en-US"/>
              </w:rPr>
              <w:t>Section</w:t>
            </w:r>
            <w:r>
              <w:rPr>
                <w:sz w:val="18"/>
                <w:szCs w:val="18"/>
                <w:u w:val="single"/>
              </w:rPr>
              <w:t xml:space="preserve"> 1.1</w:t>
            </w:r>
          </w:p>
          <w:p w14:paraId="3B31E8CC" w14:textId="77777777" w:rsidR="007D5BC7" w:rsidRDefault="00660C28" w:rsidP="00902A96">
            <w:pPr>
              <w:ind w:left="158"/>
              <w:rPr>
                <w:sz w:val="18"/>
                <w:szCs w:val="18"/>
              </w:rPr>
            </w:pPr>
            <w:r>
              <w:rPr>
                <w:sz w:val="18"/>
                <w:szCs w:val="18"/>
              </w:rPr>
              <w:t>The following definitions apply in addition to those in the FSA:</w:t>
            </w:r>
          </w:p>
          <w:p w14:paraId="04BCB91F" w14:textId="77777777" w:rsidR="007D5BC7" w:rsidRPr="007D5BC7" w:rsidRDefault="00660C28" w:rsidP="00902A96">
            <w:pPr>
              <w:ind w:left="158"/>
              <w:rPr>
                <w:sz w:val="18"/>
                <w:szCs w:val="18"/>
              </w:rPr>
            </w:pPr>
            <w:r w:rsidRPr="007D5BC7">
              <w:rPr>
                <w:sz w:val="18"/>
                <w:szCs w:val="18"/>
              </w:rPr>
              <w:t>“</w:t>
            </w:r>
            <w:r w:rsidRPr="007D5BC7">
              <w:rPr>
                <w:b/>
                <w:bCs/>
                <w:sz w:val="18"/>
                <w:szCs w:val="18"/>
              </w:rPr>
              <w:t>Information and Communication Technology (ICT) Incident</w:t>
            </w:r>
            <w:r w:rsidRPr="007D5BC7">
              <w:rPr>
                <w:sz w:val="18"/>
                <w:szCs w:val="18"/>
              </w:rPr>
              <w:t>” means a single event or a series of linked events impacting Customer’s use of a Critical or Important Online Service and unplanned by Customer that compromises the security of Customer’s network and information systems, and has an adverse impact on the availability, authenticity, integrity, or confidentiality of data, or on the services provided by Customer.</w:t>
            </w:r>
          </w:p>
          <w:p w14:paraId="57169A06" w14:textId="77777777" w:rsidR="007D5BC7" w:rsidRDefault="007D5BC7" w:rsidP="00345A8F">
            <w:pPr>
              <w:rPr>
                <w:sz w:val="18"/>
                <w:szCs w:val="18"/>
              </w:rPr>
            </w:pPr>
          </w:p>
          <w:p w14:paraId="191FC820" w14:textId="77777777" w:rsidR="007D5BC7" w:rsidRPr="007D5BC7" w:rsidRDefault="00660C28" w:rsidP="00902A96">
            <w:pPr>
              <w:spacing w:line="259" w:lineRule="auto"/>
              <w:ind w:left="183" w:hanging="25"/>
              <w:contextualSpacing/>
              <w:jc w:val="both"/>
              <w:rPr>
                <w:sz w:val="18"/>
                <w:szCs w:val="18"/>
                <w:u w:val="single"/>
              </w:rPr>
            </w:pPr>
            <w:r w:rsidRPr="00902A96">
              <w:rPr>
                <w:rFonts w:eastAsia="Times New Roman" w:cs="Arial"/>
                <w:color w:val="000000"/>
                <w:sz w:val="18"/>
                <w:szCs w:val="18"/>
                <w:u w:val="single"/>
                <w:lang w:eastAsia="en-US"/>
              </w:rPr>
              <w:t>Section</w:t>
            </w:r>
            <w:r>
              <w:rPr>
                <w:sz w:val="18"/>
                <w:szCs w:val="18"/>
                <w:u w:val="single"/>
              </w:rPr>
              <w:t xml:space="preserve"> 4.2</w:t>
            </w:r>
          </w:p>
          <w:p w14:paraId="734D3556" w14:textId="77777777" w:rsidR="007D5BC7" w:rsidRDefault="00660C28" w:rsidP="00902A96">
            <w:pPr>
              <w:ind w:left="158"/>
              <w:rPr>
                <w:sz w:val="18"/>
                <w:szCs w:val="18"/>
              </w:rPr>
            </w:pPr>
            <w:r>
              <w:rPr>
                <w:b/>
                <w:bCs/>
                <w:sz w:val="18"/>
                <w:szCs w:val="18"/>
              </w:rPr>
              <w:t>A</w:t>
            </w:r>
            <w:r w:rsidRPr="007D5BC7">
              <w:rPr>
                <w:b/>
                <w:bCs/>
                <w:sz w:val="18"/>
                <w:szCs w:val="18"/>
              </w:rPr>
              <w:t>dditional</w:t>
            </w:r>
            <w:r w:rsidR="00182E60">
              <w:rPr>
                <w:b/>
                <w:bCs/>
                <w:sz w:val="18"/>
                <w:szCs w:val="18"/>
              </w:rPr>
              <w:t xml:space="preserve"> Customer</w:t>
            </w:r>
            <w:r w:rsidRPr="007D5BC7">
              <w:rPr>
                <w:b/>
                <w:bCs/>
                <w:sz w:val="18"/>
                <w:szCs w:val="18"/>
              </w:rPr>
              <w:t xml:space="preserve"> Termination Rights. </w:t>
            </w:r>
            <w:r w:rsidRPr="007D5BC7">
              <w:rPr>
                <w:sz w:val="18"/>
                <w:szCs w:val="18"/>
              </w:rPr>
              <w:t xml:space="preserve">Customer may further terminate a Critical or Important Online Service under (and subject to) the terms and procedures set forth in Section 6 of the FSA (“Additional </w:t>
            </w:r>
            <w:r w:rsidR="00182E60">
              <w:rPr>
                <w:sz w:val="18"/>
                <w:szCs w:val="18"/>
              </w:rPr>
              <w:t xml:space="preserve">Customer </w:t>
            </w:r>
            <w:r w:rsidRPr="007D5BC7">
              <w:rPr>
                <w:sz w:val="18"/>
                <w:szCs w:val="18"/>
              </w:rPr>
              <w:t>Termination Rights”), in the event of Microsoft’s evidenced weakness pertaining to its overall ICT risk management, with respect to the way Microsoft ensures the availability, authenticity, integrity, and confidentiality of Customer Data.</w:t>
            </w:r>
          </w:p>
          <w:p w14:paraId="7404098B" w14:textId="77777777" w:rsidR="007D5BC7" w:rsidRDefault="007D5BC7" w:rsidP="00345A8F">
            <w:pPr>
              <w:rPr>
                <w:sz w:val="18"/>
                <w:szCs w:val="18"/>
              </w:rPr>
            </w:pPr>
          </w:p>
          <w:p w14:paraId="59EF0983" w14:textId="77777777" w:rsidR="007D5BC7" w:rsidRPr="00902A96" w:rsidRDefault="00660C28" w:rsidP="00902A96">
            <w:pPr>
              <w:rPr>
                <w:b/>
                <w:bCs/>
                <w:sz w:val="18"/>
                <w:szCs w:val="18"/>
              </w:rPr>
            </w:pPr>
            <w:r w:rsidRPr="007C3154">
              <w:rPr>
                <w:b/>
                <w:bCs/>
                <w:sz w:val="18"/>
                <w:szCs w:val="18"/>
              </w:rPr>
              <w:t>M</w:t>
            </w:r>
            <w:r w:rsidR="00FB0130">
              <w:rPr>
                <w:b/>
                <w:bCs/>
                <w:sz w:val="18"/>
                <w:szCs w:val="18"/>
              </w:rPr>
              <w:t>850</w:t>
            </w:r>
            <w:r w:rsidRPr="007C3154">
              <w:rPr>
                <w:b/>
                <w:bCs/>
                <w:sz w:val="18"/>
                <w:szCs w:val="18"/>
              </w:rPr>
              <w:t xml:space="preserve">: </w:t>
            </w:r>
          </w:p>
          <w:p w14:paraId="424CD5B5" w14:textId="77777777" w:rsidR="007D5BC7" w:rsidRPr="00D878B3" w:rsidRDefault="00660C28" w:rsidP="00345A8F">
            <w:pPr>
              <w:pStyle w:val="ListParagraph"/>
              <w:ind w:left="167"/>
              <w:rPr>
                <w:sz w:val="18"/>
                <w:szCs w:val="18"/>
                <w:u w:val="single"/>
              </w:rPr>
            </w:pPr>
            <w:r>
              <w:rPr>
                <w:sz w:val="18"/>
                <w:szCs w:val="18"/>
                <w:u w:val="single"/>
              </w:rPr>
              <w:t xml:space="preserve">Section </w:t>
            </w:r>
            <w:r w:rsidRPr="00D878B3">
              <w:rPr>
                <w:sz w:val="18"/>
                <w:szCs w:val="18"/>
                <w:u w:val="single"/>
              </w:rPr>
              <w:t>2(a)</w:t>
            </w:r>
          </w:p>
          <w:p w14:paraId="18AF68E8" w14:textId="77777777" w:rsidR="007D5BC7" w:rsidRDefault="00660C28" w:rsidP="00345A8F">
            <w:pPr>
              <w:pStyle w:val="ListParagraph"/>
              <w:ind w:left="167"/>
              <w:rPr>
                <w:sz w:val="18"/>
                <w:szCs w:val="18"/>
              </w:rPr>
            </w:pPr>
            <w:r w:rsidRPr="00F219D2">
              <w:rPr>
                <w:sz w:val="18"/>
                <w:szCs w:val="18"/>
              </w:rPr>
              <w:t>a.</w:t>
            </w:r>
            <w:r>
              <w:rPr>
                <w:b/>
                <w:bCs/>
                <w:sz w:val="18"/>
                <w:szCs w:val="18"/>
              </w:rPr>
              <w:t xml:space="preserve"> </w:t>
            </w:r>
            <w:r w:rsidRPr="009B1F04">
              <w:rPr>
                <w:b/>
                <w:bCs/>
                <w:sz w:val="18"/>
                <w:szCs w:val="18"/>
              </w:rPr>
              <w:t>General Access Right</w:t>
            </w:r>
            <w:r w:rsidRPr="00D878B3">
              <w:rPr>
                <w:sz w:val="18"/>
                <w:szCs w:val="18"/>
              </w:rPr>
              <w:t xml:space="preserve">. In accordance with the terms of the Enrollment, </w:t>
            </w:r>
            <w:r w:rsidR="000D257F">
              <w:rPr>
                <w:sz w:val="18"/>
                <w:szCs w:val="18"/>
              </w:rPr>
              <w:t xml:space="preserve">the </w:t>
            </w:r>
            <w:r w:rsidRPr="00D878B3">
              <w:rPr>
                <w:sz w:val="18"/>
                <w:szCs w:val="18"/>
              </w:rPr>
              <w:t xml:space="preserve">Customer will </w:t>
            </w:r>
            <w:proofErr w:type="gramStart"/>
            <w:r w:rsidRPr="00D878B3">
              <w:rPr>
                <w:sz w:val="18"/>
                <w:szCs w:val="18"/>
              </w:rPr>
              <w:t>at all times</w:t>
            </w:r>
            <w:proofErr w:type="gramEnd"/>
            <w:r w:rsidRPr="00D878B3">
              <w:rPr>
                <w:sz w:val="18"/>
                <w:szCs w:val="18"/>
              </w:rPr>
              <w:t xml:space="preserve"> have the right to </w:t>
            </w:r>
            <w:proofErr w:type="gramStart"/>
            <w:r w:rsidRPr="00D878B3">
              <w:rPr>
                <w:sz w:val="18"/>
                <w:szCs w:val="18"/>
              </w:rPr>
              <w:t xml:space="preserve">access </w:t>
            </w:r>
            <w:r w:rsidR="000D257F">
              <w:rPr>
                <w:sz w:val="18"/>
                <w:szCs w:val="18"/>
              </w:rPr>
              <w:t>to</w:t>
            </w:r>
            <w:proofErr w:type="gramEnd"/>
            <w:r w:rsidR="000D257F">
              <w:rPr>
                <w:sz w:val="18"/>
                <w:szCs w:val="18"/>
              </w:rPr>
              <w:t xml:space="preserve"> </w:t>
            </w:r>
            <w:r w:rsidRPr="00D878B3">
              <w:rPr>
                <w:sz w:val="18"/>
                <w:szCs w:val="18"/>
              </w:rPr>
              <w:t xml:space="preserve">Customer Data using the standard features of the Online Services, including in the case of </w:t>
            </w:r>
            <w:proofErr w:type="gramStart"/>
            <w:r w:rsidRPr="00D878B3">
              <w:rPr>
                <w:sz w:val="18"/>
                <w:szCs w:val="18"/>
              </w:rPr>
              <w:t>the insolvency</w:t>
            </w:r>
            <w:proofErr w:type="gramEnd"/>
            <w:r w:rsidRPr="00D878B3">
              <w:rPr>
                <w:sz w:val="18"/>
                <w:szCs w:val="18"/>
              </w:rPr>
              <w:t>, resolution or discontinuation of business operations of Microsoft subject to applicable laws.</w:t>
            </w:r>
          </w:p>
          <w:p w14:paraId="1C585231" w14:textId="77777777" w:rsidR="007D5BC7" w:rsidRDefault="007D5BC7" w:rsidP="00345A8F">
            <w:pPr>
              <w:pStyle w:val="ListParagraph"/>
              <w:ind w:left="167"/>
              <w:rPr>
                <w:sz w:val="18"/>
                <w:szCs w:val="18"/>
              </w:rPr>
            </w:pPr>
          </w:p>
          <w:p w14:paraId="0355E757" w14:textId="77777777" w:rsidR="007D5BC7" w:rsidRPr="00D878B3" w:rsidRDefault="00660C28" w:rsidP="00345A8F">
            <w:pPr>
              <w:pStyle w:val="ListParagraph"/>
              <w:ind w:left="167"/>
              <w:rPr>
                <w:sz w:val="18"/>
                <w:szCs w:val="18"/>
                <w:u w:val="single"/>
              </w:rPr>
            </w:pPr>
            <w:r>
              <w:rPr>
                <w:sz w:val="18"/>
                <w:szCs w:val="18"/>
                <w:u w:val="single"/>
              </w:rPr>
              <w:t xml:space="preserve">Section </w:t>
            </w:r>
            <w:r w:rsidRPr="00D878B3">
              <w:rPr>
                <w:sz w:val="18"/>
                <w:szCs w:val="18"/>
                <w:u w:val="single"/>
              </w:rPr>
              <w:t>2(</w:t>
            </w:r>
            <w:r>
              <w:rPr>
                <w:sz w:val="18"/>
                <w:szCs w:val="18"/>
                <w:u w:val="single"/>
              </w:rPr>
              <w:t>c</w:t>
            </w:r>
            <w:r w:rsidRPr="00D878B3">
              <w:rPr>
                <w:sz w:val="18"/>
                <w:szCs w:val="18"/>
                <w:u w:val="single"/>
              </w:rPr>
              <w:t>)</w:t>
            </w:r>
          </w:p>
          <w:p w14:paraId="1198974D" w14:textId="77777777" w:rsidR="007D5BC7" w:rsidRDefault="00660C28" w:rsidP="00F219D2">
            <w:pPr>
              <w:pStyle w:val="ListParagraph"/>
              <w:ind w:left="173"/>
              <w:rPr>
                <w:sz w:val="18"/>
                <w:szCs w:val="18"/>
              </w:rPr>
            </w:pPr>
            <w:r w:rsidRPr="00A40108">
              <w:rPr>
                <w:sz w:val="18"/>
                <w:szCs w:val="18"/>
              </w:rPr>
              <w:t>c.</w:t>
            </w:r>
            <w:r>
              <w:rPr>
                <w:b/>
                <w:bCs/>
                <w:sz w:val="18"/>
                <w:szCs w:val="18"/>
              </w:rPr>
              <w:t xml:space="preserve">  </w:t>
            </w:r>
            <w:r w:rsidRPr="009214BF">
              <w:rPr>
                <w:b/>
                <w:bCs/>
                <w:sz w:val="18"/>
                <w:szCs w:val="18"/>
              </w:rPr>
              <w:t>Audits of Online Services by Microsoft</w:t>
            </w:r>
            <w:r w:rsidRPr="009214BF">
              <w:rPr>
                <w:sz w:val="18"/>
                <w:szCs w:val="18"/>
              </w:rPr>
              <w:t xml:space="preserve">.  On behalf of customers including Customer and </w:t>
            </w:r>
            <w:r w:rsidR="00023E7A">
              <w:rPr>
                <w:sz w:val="18"/>
                <w:szCs w:val="18"/>
              </w:rPr>
              <w:t>FS Entities, and their auditors</w:t>
            </w:r>
            <w:r w:rsidRPr="009214BF">
              <w:rPr>
                <w:sz w:val="18"/>
                <w:szCs w:val="18"/>
              </w:rPr>
              <w:t xml:space="preserve">, Microsoft will cause the performance of audits of the security </w:t>
            </w:r>
            <w:r w:rsidRPr="009214BF">
              <w:rPr>
                <w:sz w:val="18"/>
                <w:szCs w:val="18"/>
              </w:rPr>
              <w:lastRenderedPageBreak/>
              <w:t>of the computers, computing environment and physical data centers that it uses in processing Customer Data for each Online Service. Each audit will result in the generation of a Microsoft Audit Report, as set forth in the DPA.</w:t>
            </w:r>
          </w:p>
          <w:p w14:paraId="25F11C46" w14:textId="77777777" w:rsidR="007D5BC7" w:rsidRDefault="007D5BC7" w:rsidP="00345A8F">
            <w:pPr>
              <w:pStyle w:val="ListParagraph"/>
              <w:ind w:left="167"/>
              <w:rPr>
                <w:sz w:val="18"/>
                <w:szCs w:val="18"/>
              </w:rPr>
            </w:pPr>
          </w:p>
          <w:p w14:paraId="2DD65EDB" w14:textId="77777777" w:rsidR="007D5BC7" w:rsidRPr="009F1A66" w:rsidRDefault="00660C28" w:rsidP="00345A8F">
            <w:pPr>
              <w:pStyle w:val="ListParagraph"/>
              <w:ind w:left="167"/>
              <w:rPr>
                <w:sz w:val="18"/>
                <w:szCs w:val="18"/>
                <w:u w:val="single"/>
              </w:rPr>
            </w:pPr>
            <w:r>
              <w:rPr>
                <w:sz w:val="18"/>
                <w:szCs w:val="18"/>
                <w:u w:val="single"/>
              </w:rPr>
              <w:t xml:space="preserve">Section </w:t>
            </w:r>
            <w:r w:rsidRPr="009F1A66">
              <w:rPr>
                <w:sz w:val="18"/>
                <w:szCs w:val="18"/>
                <w:u w:val="single"/>
              </w:rPr>
              <w:t>(2)(</w:t>
            </w:r>
            <w:r>
              <w:rPr>
                <w:sz w:val="18"/>
                <w:szCs w:val="18"/>
                <w:u w:val="single"/>
              </w:rPr>
              <w:t>d</w:t>
            </w:r>
            <w:r w:rsidRPr="009F1A66">
              <w:rPr>
                <w:sz w:val="18"/>
                <w:szCs w:val="18"/>
                <w:u w:val="single"/>
              </w:rPr>
              <w:t>)</w:t>
            </w:r>
          </w:p>
          <w:p w14:paraId="1401BE98" w14:textId="77777777" w:rsidR="007D5BC7" w:rsidRDefault="00660C28" w:rsidP="00F219D2">
            <w:pPr>
              <w:pStyle w:val="ListParagraph"/>
              <w:ind w:left="173"/>
              <w:rPr>
                <w:sz w:val="18"/>
                <w:szCs w:val="18"/>
              </w:rPr>
            </w:pPr>
            <w:r w:rsidRPr="00A40108">
              <w:rPr>
                <w:sz w:val="18"/>
                <w:szCs w:val="18"/>
              </w:rPr>
              <w:t xml:space="preserve">d.  </w:t>
            </w:r>
            <w:r w:rsidRPr="009F1A66">
              <w:rPr>
                <w:b/>
                <w:bCs/>
                <w:sz w:val="18"/>
                <w:szCs w:val="18"/>
              </w:rPr>
              <w:t>Logical Separation</w:t>
            </w:r>
            <w:r w:rsidRPr="009F1A66">
              <w:rPr>
                <w:sz w:val="18"/>
                <w:szCs w:val="18"/>
              </w:rPr>
              <w:t xml:space="preserve">.  Microsoft uses logical separation for the storage and processing of Customer Data to prevent commingling of such data with the data of other Microsoft customers. </w:t>
            </w:r>
          </w:p>
          <w:p w14:paraId="21F98831" w14:textId="77777777" w:rsidR="007D5BC7" w:rsidRDefault="007D5BC7" w:rsidP="00345A8F">
            <w:pPr>
              <w:pStyle w:val="ListParagraph"/>
              <w:ind w:left="167"/>
              <w:rPr>
                <w:sz w:val="18"/>
                <w:szCs w:val="18"/>
              </w:rPr>
            </w:pPr>
          </w:p>
          <w:p w14:paraId="7CEA7166" w14:textId="77777777" w:rsidR="007D5BC7" w:rsidRPr="00547564" w:rsidRDefault="007D5BC7" w:rsidP="00345A8F">
            <w:pPr>
              <w:rPr>
                <w:sz w:val="18"/>
                <w:szCs w:val="18"/>
              </w:rPr>
            </w:pPr>
          </w:p>
          <w:p w14:paraId="490D5FB3" w14:textId="77777777" w:rsidR="007D5BC7" w:rsidRPr="00F62E47" w:rsidRDefault="00660C28" w:rsidP="00F62E47">
            <w:pPr>
              <w:rPr>
                <w:b/>
                <w:bCs/>
                <w:sz w:val="18"/>
                <w:szCs w:val="18"/>
              </w:rPr>
            </w:pPr>
            <w:r w:rsidRPr="007C3154">
              <w:rPr>
                <w:b/>
                <w:bCs/>
                <w:sz w:val="18"/>
                <w:szCs w:val="18"/>
              </w:rPr>
              <w:t xml:space="preserve">DPA: </w:t>
            </w:r>
          </w:p>
          <w:p w14:paraId="211D236E" w14:textId="77777777" w:rsidR="007D5BC7" w:rsidRPr="00397DA6" w:rsidRDefault="00660C28" w:rsidP="00345A8F">
            <w:pPr>
              <w:pStyle w:val="ListParagraph"/>
              <w:ind w:left="167"/>
              <w:rPr>
                <w:sz w:val="18"/>
                <w:szCs w:val="18"/>
                <w:u w:val="single"/>
              </w:rPr>
            </w:pPr>
            <w:r w:rsidRPr="00397DA6">
              <w:rPr>
                <w:sz w:val="18"/>
                <w:szCs w:val="18"/>
                <w:u w:val="single"/>
              </w:rPr>
              <w:t>Disclosure of Processed Data</w:t>
            </w:r>
          </w:p>
          <w:p w14:paraId="75E4FEC9" w14:textId="77777777" w:rsidR="007D5BC7" w:rsidRDefault="00660C28" w:rsidP="00345A8F">
            <w:pPr>
              <w:pStyle w:val="ListParagraph"/>
              <w:ind w:left="167"/>
              <w:rPr>
                <w:sz w:val="18"/>
                <w:szCs w:val="18"/>
              </w:rPr>
            </w:pPr>
            <w:r w:rsidRPr="00397DA6">
              <w:rPr>
                <w:sz w:val="18"/>
                <w:szCs w:val="18"/>
              </w:rPr>
              <w:t>Microsoft will not disclose or provide access to any Processed Data except: (1) as Customer directs; (2) as described in this DPA; or (3) as required by law. For purposes of this section, “Processed Data” means: (a) Customer Data; (b) Professional Services Data; (c) Personal Data; and (d) any other data processed by Microsoft in connection with the Products and Services that is Customer’s confidential information under Customer’s agreement. All processing of Processed Data is subject to Microsoft’s obligation of confidentiality under Customer’s agreement.</w:t>
            </w:r>
          </w:p>
          <w:p w14:paraId="6D0F5E53" w14:textId="77777777" w:rsidR="007D5BC7" w:rsidRDefault="007D5BC7" w:rsidP="00345A8F">
            <w:pPr>
              <w:pStyle w:val="ListParagraph"/>
              <w:ind w:left="167"/>
              <w:rPr>
                <w:sz w:val="18"/>
                <w:szCs w:val="18"/>
              </w:rPr>
            </w:pPr>
          </w:p>
          <w:p w14:paraId="01A2995B" w14:textId="77777777" w:rsidR="007D5BC7" w:rsidRDefault="00660C28" w:rsidP="00345A8F">
            <w:pPr>
              <w:pStyle w:val="ProductList-Body"/>
              <w:spacing w:after="120"/>
              <w:ind w:left="161"/>
            </w:pPr>
            <w:r>
              <w:rPr>
                <w:szCs w:val="18"/>
              </w:rPr>
              <w:t>Microsoft will not disclose or provide access to any Processed Data to law enforcement unless required by law. If law enforcement contacts Microsoft with a demand for Processed Data, Microsoft will attempt to redirect the law enforcement agency to request that data directly from Customer. If compelled to disclose or provide access to any Processed Data to law enforcement, Microsoft will promptly notify Customer and provide a copy of the demand unless legally prohibited from doing so</w:t>
            </w:r>
            <w:r>
              <w:t>.</w:t>
            </w:r>
          </w:p>
          <w:p w14:paraId="55E1EDA2" w14:textId="77777777" w:rsidR="007D5BC7" w:rsidRDefault="00660C28" w:rsidP="00345A8F">
            <w:pPr>
              <w:pStyle w:val="ProductList-Body"/>
              <w:spacing w:after="120"/>
              <w:ind w:left="161"/>
            </w:pPr>
            <w:r>
              <w:t>Upon receipt of any other third-party request for Processed Data, Microsoft will promptly notify Customer unless prohibited by law. Microsoft will reject the request unless required by law to comply. If the request is valid, Microsoft will attempt to redirect the third party to request the data directly from Customer.</w:t>
            </w:r>
          </w:p>
          <w:p w14:paraId="576634D2" w14:textId="77777777" w:rsidR="007D5BC7" w:rsidRDefault="00660C28" w:rsidP="00345A8F">
            <w:pPr>
              <w:pStyle w:val="ProductList-Body"/>
              <w:spacing w:after="120"/>
              <w:ind w:left="161"/>
            </w:pPr>
            <w:r>
              <w:t>Microsoft will only disclose or provide access to any Processed Data as required by law provided that the laws and practices respect the essence of the fundamental rights and freedoms and do not exceed what is necessary and proportionate in a democratic society and, as applicable, to safeguard one of the objectives listed in Article 23(1) of GDPR.</w:t>
            </w:r>
          </w:p>
          <w:p w14:paraId="070540D9" w14:textId="77777777" w:rsidR="007D5BC7" w:rsidRDefault="00660C28" w:rsidP="00345A8F">
            <w:pPr>
              <w:pStyle w:val="ProductList-Body"/>
              <w:spacing w:after="120"/>
              <w:ind w:left="161"/>
            </w:pPr>
            <w:r>
              <w:t xml:space="preserve">Microsoft will not provide any third party: (a) direct, indirect, blanket, or unfettered access to Processed Data; (b) platform encryption keys used to secure Processed Data or the ability to break such encryption; or (c) access to Processed Data if Microsoft is aware that the data is to be used for purposes other than those stated in the third party’s request. </w:t>
            </w:r>
          </w:p>
          <w:p w14:paraId="6F956F2A" w14:textId="77777777" w:rsidR="007D5BC7" w:rsidRDefault="00660C28" w:rsidP="00345A8F">
            <w:pPr>
              <w:pStyle w:val="ProductList-Body"/>
              <w:tabs>
                <w:tab w:val="clear" w:pos="158"/>
                <w:tab w:val="left" w:pos="161"/>
              </w:tabs>
              <w:spacing w:after="120"/>
              <w:ind w:left="161"/>
            </w:pPr>
            <w:r>
              <w:t xml:space="preserve">In support of the above, Microsoft may provide Customer’s basic contact information to the third party. </w:t>
            </w:r>
          </w:p>
          <w:p w14:paraId="52D69026" w14:textId="77777777" w:rsidR="007D5BC7" w:rsidRPr="00352AD1" w:rsidRDefault="00660C28" w:rsidP="00345A8F">
            <w:pPr>
              <w:pStyle w:val="ProductList-Body"/>
              <w:spacing w:after="120"/>
              <w:ind w:left="161"/>
            </w:pPr>
            <w:r w:rsidRPr="00134F2B">
              <w:rPr>
                <w:u w:val="single"/>
              </w:rPr>
              <w:t>Processor Confidentiality Commitment</w:t>
            </w:r>
            <w:r>
              <w:br/>
              <w:t xml:space="preserve">Microsoft will ensure that its personnel engaged in the processing of Customer Data, Professional Services Data, and Personal Data (i) will process such data only on instructions from Customer or as described in this DPA, and (ii) will be obligated to maintain the confidentiality and security of such data even after their engagement ends. Microsoft shall provide periodic and mandatory data privacy and security training and awareness to its employees with access to Customer Data, Professional Services Data, and Personal Data in accordance with </w:t>
            </w:r>
            <w:proofErr w:type="gramStart"/>
            <w:r>
              <w:t>applicable</w:t>
            </w:r>
            <w:proofErr w:type="gramEnd"/>
            <w:r>
              <w:t xml:space="preserve"> Data Protection Requirements and industry standards.</w:t>
            </w:r>
          </w:p>
          <w:p w14:paraId="0C64DF3E" w14:textId="77777777" w:rsidR="007D5BC7" w:rsidRPr="00DD7786" w:rsidRDefault="00660C28" w:rsidP="00345A8F">
            <w:pPr>
              <w:pStyle w:val="ListParagraph"/>
              <w:ind w:left="167"/>
              <w:rPr>
                <w:sz w:val="18"/>
                <w:szCs w:val="18"/>
                <w:u w:val="single"/>
              </w:rPr>
            </w:pPr>
            <w:r w:rsidRPr="00DD7786">
              <w:rPr>
                <w:sz w:val="18"/>
                <w:szCs w:val="18"/>
                <w:u w:val="single"/>
              </w:rPr>
              <w:t>Data Retention and Deletion</w:t>
            </w:r>
          </w:p>
          <w:p w14:paraId="14D51469" w14:textId="77777777" w:rsidR="007D5BC7" w:rsidRDefault="00660C28" w:rsidP="00345A8F">
            <w:pPr>
              <w:pStyle w:val="ListParagraph"/>
              <w:ind w:left="167"/>
              <w:rPr>
                <w:sz w:val="18"/>
                <w:szCs w:val="18"/>
              </w:rPr>
            </w:pPr>
            <w:r w:rsidRPr="00C44184">
              <w:rPr>
                <w:sz w:val="18"/>
                <w:szCs w:val="18"/>
              </w:rPr>
              <w:t>At all times during the term of Customer’s subscription or the applicable Professional Services engagement, Customer will have the ability to access, extract and delete Customer Data stored in each Online Service and Professional Services Data.</w:t>
            </w:r>
          </w:p>
          <w:p w14:paraId="4D7CAD2D" w14:textId="77777777" w:rsidR="007D5BC7" w:rsidRDefault="007D5BC7" w:rsidP="00345A8F">
            <w:pPr>
              <w:pStyle w:val="ListParagraph"/>
              <w:ind w:left="167"/>
              <w:rPr>
                <w:sz w:val="18"/>
                <w:szCs w:val="18"/>
              </w:rPr>
            </w:pPr>
          </w:p>
          <w:p w14:paraId="430C778E" w14:textId="77777777" w:rsidR="007D5BC7" w:rsidRPr="006D4283" w:rsidRDefault="00660C28" w:rsidP="00345A8F">
            <w:pPr>
              <w:pStyle w:val="ProductList-Body"/>
              <w:keepNext/>
              <w:spacing w:after="120"/>
              <w:ind w:left="187"/>
              <w:outlineLvl w:val="2"/>
              <w:rPr>
                <w:b/>
                <w:u w:val="single"/>
              </w:rPr>
            </w:pPr>
            <w:bookmarkStart w:id="2" w:name="_Hlk40371496"/>
            <w:r w:rsidRPr="006D4283">
              <w:rPr>
                <w:b/>
                <w:u w:val="single"/>
              </w:rPr>
              <w:t xml:space="preserve">Data Security </w:t>
            </w:r>
          </w:p>
          <w:p w14:paraId="5053651E" w14:textId="77777777" w:rsidR="007D5BC7" w:rsidRPr="006D4283" w:rsidRDefault="00660C28" w:rsidP="00345A8F">
            <w:pPr>
              <w:pStyle w:val="ProductList-Body"/>
              <w:keepNext/>
              <w:spacing w:after="120"/>
              <w:ind w:left="187"/>
              <w:outlineLvl w:val="2"/>
              <w:rPr>
                <w:b/>
                <w:color w:val="0072C6"/>
              </w:rPr>
            </w:pPr>
            <w:r w:rsidRPr="006D4283">
              <w:rPr>
                <w:bCs/>
                <w:u w:val="single"/>
              </w:rPr>
              <w:t>Data Encryption</w:t>
            </w:r>
            <w:r w:rsidRPr="006D4283">
              <w:rPr>
                <w:b/>
              </w:rPr>
              <w:t xml:space="preserve"> </w:t>
            </w:r>
            <w:r>
              <w:rPr>
                <w:b/>
                <w:color w:val="0072C6"/>
              </w:rPr>
              <w:br/>
            </w:r>
            <w:r>
              <w:t xml:space="preserve">Customer Data and Professional Services Data (each including any Personal Data therein) in transit over public networks between Customer and Microsoft, or between Microsoft data centers, is encrypted by default. </w:t>
            </w:r>
          </w:p>
          <w:p w14:paraId="2A5B0445" w14:textId="77777777" w:rsidR="007D5BC7" w:rsidRDefault="00660C28" w:rsidP="00345A8F">
            <w:pPr>
              <w:pStyle w:val="ProductList-Body"/>
              <w:spacing w:after="120"/>
              <w:ind w:left="158"/>
            </w:pPr>
            <w:r>
              <w:t>Microsoft also encrypts Customer Data stored at rest in Online Services and Professional Services Data stored at rest. In the case of Online Services on which Customer or a third-party acting on Customer’s behalf may build applications (e.g., certain Azure Services), encryption of data stored in such applications may be employed at the discretion of Customer, using either capabilities provided by Microsoft or obtained by Customer from third parties.</w:t>
            </w:r>
          </w:p>
          <w:p w14:paraId="00BF92C7" w14:textId="77777777" w:rsidR="007D5BC7" w:rsidRPr="006D4283" w:rsidRDefault="00660C28" w:rsidP="00345A8F">
            <w:pPr>
              <w:pStyle w:val="ProductList-Body"/>
              <w:keepNext/>
              <w:spacing w:after="120"/>
              <w:ind w:left="187"/>
              <w:outlineLvl w:val="2"/>
              <w:rPr>
                <w:b/>
                <w:color w:val="0072C6"/>
              </w:rPr>
            </w:pPr>
            <w:r w:rsidRPr="006D4283">
              <w:rPr>
                <w:bCs/>
                <w:u w:val="single"/>
              </w:rPr>
              <w:t>Data Access</w:t>
            </w:r>
            <w:r w:rsidRPr="006D4283">
              <w:rPr>
                <w:b/>
              </w:rPr>
              <w:t xml:space="preserve"> </w:t>
            </w:r>
            <w:r>
              <w:rPr>
                <w:b/>
                <w:color w:val="0072C6"/>
              </w:rPr>
              <w:br/>
            </w:r>
            <w:r>
              <w:t xml:space="preserve">Microsoft employs </w:t>
            </w:r>
            <w:proofErr w:type="gramStart"/>
            <w:r>
              <w:t>least</w:t>
            </w:r>
            <w:proofErr w:type="gramEnd"/>
            <w:r>
              <w:t xml:space="preserve"> </w:t>
            </w:r>
            <w:proofErr w:type="gramStart"/>
            <w:r>
              <w:t>privilege</w:t>
            </w:r>
            <w:proofErr w:type="gramEnd"/>
            <w:r>
              <w:t xml:space="preserve"> access mechanisms to control access to Customer Data and Professional Services Data (including any Personal Data therein). Role-based access controls are employed to ensure that access to Customer Data and Professional Services Data required for service operations is for an appropriate purpose and approved with management oversight. For Core Online Services and Professional Services, Microsoft maintains Access Control mechanisms described in the table entitled “Security Measures” in Appendix A; and there is no standing access by Microsoft personnel to Customer Data, and any required access is for a limited time.</w:t>
            </w:r>
          </w:p>
          <w:bookmarkEnd w:id="2"/>
          <w:p w14:paraId="506E8940" w14:textId="77777777" w:rsidR="007D5BC7" w:rsidRPr="00DD7786" w:rsidRDefault="00660C28" w:rsidP="00345A8F">
            <w:pPr>
              <w:pStyle w:val="ListParagraph"/>
              <w:ind w:left="167"/>
              <w:rPr>
                <w:sz w:val="18"/>
                <w:szCs w:val="18"/>
                <w:u w:val="single"/>
              </w:rPr>
            </w:pPr>
            <w:r w:rsidRPr="00DD7786">
              <w:rPr>
                <w:sz w:val="18"/>
                <w:szCs w:val="18"/>
                <w:u w:val="single"/>
              </w:rPr>
              <w:t>Auditing Compliance</w:t>
            </w:r>
          </w:p>
          <w:p w14:paraId="3B94357E" w14:textId="77777777" w:rsidR="007D5BC7" w:rsidRPr="003675FA" w:rsidRDefault="00660C28" w:rsidP="00CE37A2">
            <w:pPr>
              <w:pStyle w:val="ListParagraph"/>
              <w:spacing w:after="120"/>
              <w:ind w:left="173"/>
              <w:contextualSpacing w:val="0"/>
              <w:rPr>
                <w:sz w:val="18"/>
                <w:szCs w:val="18"/>
              </w:rPr>
            </w:pPr>
            <w:r w:rsidRPr="00B53F80">
              <w:rPr>
                <w:sz w:val="18"/>
                <w:szCs w:val="18"/>
              </w:rPr>
              <w:t>Microsoft will conduct audits of the security of the computers, computing environment, and physical data centers that it uses in processing Customer Data, Professional Service Data, and Personal Data, as follows:</w:t>
            </w:r>
            <w:r>
              <w:rPr>
                <w:sz w:val="18"/>
                <w:szCs w:val="18"/>
              </w:rPr>
              <w:t xml:space="preserve"> [details of audit section removed for brevity].</w:t>
            </w:r>
          </w:p>
        </w:tc>
        <w:tc>
          <w:tcPr>
            <w:tcW w:w="7470" w:type="dxa"/>
            <w:shd w:val="clear" w:color="auto" w:fill="FFFFFF" w:themeFill="background1"/>
          </w:tcPr>
          <w:p w14:paraId="3FD4EE87" w14:textId="77777777" w:rsidR="00593C87" w:rsidRDefault="00660C28" w:rsidP="00345A8F">
            <w:pPr>
              <w:rPr>
                <w:sz w:val="18"/>
                <w:szCs w:val="18"/>
              </w:rPr>
            </w:pPr>
            <w:r>
              <w:rPr>
                <w:sz w:val="18"/>
                <w:szCs w:val="18"/>
              </w:rPr>
              <w:lastRenderedPageBreak/>
              <w:t>Microsoft makes robust commitments in the DPA and M</w:t>
            </w:r>
            <w:r w:rsidR="00BA71C8">
              <w:rPr>
                <w:sz w:val="18"/>
                <w:szCs w:val="18"/>
              </w:rPr>
              <w:t>850</w:t>
            </w:r>
            <w:r>
              <w:rPr>
                <w:sz w:val="18"/>
                <w:szCs w:val="18"/>
              </w:rPr>
              <w:t xml:space="preserve"> regarding the protection and access to Customer Data, including personal data. The DORA Supplement </w:t>
            </w:r>
            <w:r w:rsidR="00ED41CE">
              <w:rPr>
                <w:sz w:val="18"/>
                <w:szCs w:val="18"/>
              </w:rPr>
              <w:t xml:space="preserve">clarifies the scope of these commitments by </w:t>
            </w:r>
            <w:r>
              <w:rPr>
                <w:sz w:val="18"/>
                <w:szCs w:val="18"/>
              </w:rPr>
              <w:t xml:space="preserve">explicitly </w:t>
            </w:r>
            <w:r w:rsidR="00ED41CE">
              <w:rPr>
                <w:sz w:val="18"/>
                <w:szCs w:val="18"/>
              </w:rPr>
              <w:t>using</w:t>
            </w:r>
            <w:r>
              <w:rPr>
                <w:sz w:val="18"/>
                <w:szCs w:val="18"/>
              </w:rPr>
              <w:t xml:space="preserve"> DORA’s terminology</w:t>
            </w:r>
            <w:r w:rsidR="00ED41CE">
              <w:rPr>
                <w:sz w:val="18"/>
                <w:szCs w:val="18"/>
              </w:rPr>
              <w:t>. (DORA Supplement, 1.1 &amp; 4.2)</w:t>
            </w:r>
          </w:p>
          <w:p w14:paraId="66CF7D05" w14:textId="77777777" w:rsidR="007D5BC7" w:rsidRDefault="007D5BC7" w:rsidP="00345A8F">
            <w:pPr>
              <w:rPr>
                <w:sz w:val="18"/>
                <w:szCs w:val="18"/>
              </w:rPr>
            </w:pPr>
          </w:p>
          <w:p w14:paraId="40FC09B3" w14:textId="77777777" w:rsidR="007D5BC7" w:rsidRDefault="00660C28" w:rsidP="00752894">
            <w:pPr>
              <w:spacing w:after="120"/>
              <w:rPr>
                <w:sz w:val="18"/>
                <w:szCs w:val="18"/>
              </w:rPr>
            </w:pPr>
            <w:r>
              <w:rPr>
                <w:sz w:val="18"/>
                <w:szCs w:val="18"/>
              </w:rPr>
              <w:t xml:space="preserve">The contract stack also includes the following key provisions on the availability, authenticity, integrity, confidentiality of data: </w:t>
            </w:r>
          </w:p>
          <w:p w14:paraId="200CEC8C" w14:textId="77777777" w:rsidR="007D5BC7" w:rsidRPr="00E07F64" w:rsidRDefault="00660C28" w:rsidP="00345A8F">
            <w:pPr>
              <w:rPr>
                <w:sz w:val="18"/>
                <w:szCs w:val="18"/>
                <w:u w:val="single"/>
              </w:rPr>
            </w:pPr>
            <w:r w:rsidRPr="00E07F64">
              <w:rPr>
                <w:sz w:val="18"/>
                <w:szCs w:val="18"/>
                <w:u w:val="single"/>
              </w:rPr>
              <w:t>Availability</w:t>
            </w:r>
          </w:p>
          <w:p w14:paraId="2ADB8C81" w14:textId="77777777" w:rsidR="007D5BC7" w:rsidRDefault="00660C28" w:rsidP="00345A8F">
            <w:pPr>
              <w:rPr>
                <w:sz w:val="18"/>
                <w:szCs w:val="18"/>
              </w:rPr>
            </w:pPr>
            <w:r w:rsidRPr="00A40511">
              <w:rPr>
                <w:sz w:val="18"/>
                <w:szCs w:val="18"/>
              </w:rPr>
              <w:t xml:space="preserve">Customer will </w:t>
            </w:r>
            <w:proofErr w:type="gramStart"/>
            <w:r w:rsidRPr="00A40511">
              <w:rPr>
                <w:sz w:val="18"/>
                <w:szCs w:val="18"/>
              </w:rPr>
              <w:t>at all times</w:t>
            </w:r>
            <w:proofErr w:type="gramEnd"/>
            <w:r w:rsidRPr="00A40511">
              <w:rPr>
                <w:sz w:val="18"/>
                <w:szCs w:val="18"/>
              </w:rPr>
              <w:t xml:space="preserve"> have the right to access Customer Data using the standard features of the Online Services (M</w:t>
            </w:r>
            <w:r w:rsidR="00BA71C8">
              <w:rPr>
                <w:sz w:val="18"/>
                <w:szCs w:val="18"/>
              </w:rPr>
              <w:t>850</w:t>
            </w:r>
            <w:r w:rsidRPr="00A40511">
              <w:rPr>
                <w:sz w:val="18"/>
                <w:szCs w:val="18"/>
              </w:rPr>
              <w:t>, 2(a)</w:t>
            </w:r>
            <w:r>
              <w:rPr>
                <w:sz w:val="18"/>
                <w:szCs w:val="18"/>
              </w:rPr>
              <w:t>; DPA, Data Retention and Deletion</w:t>
            </w:r>
            <w:r w:rsidRPr="00A40511">
              <w:rPr>
                <w:sz w:val="18"/>
                <w:szCs w:val="18"/>
              </w:rPr>
              <w:t>)</w:t>
            </w:r>
            <w:r>
              <w:rPr>
                <w:sz w:val="18"/>
                <w:szCs w:val="18"/>
              </w:rPr>
              <w:t>.</w:t>
            </w:r>
          </w:p>
          <w:p w14:paraId="43A9FBF1" w14:textId="77777777" w:rsidR="007D5BC7" w:rsidRDefault="007D5BC7" w:rsidP="00345A8F">
            <w:pPr>
              <w:rPr>
                <w:sz w:val="18"/>
                <w:szCs w:val="18"/>
              </w:rPr>
            </w:pPr>
          </w:p>
          <w:p w14:paraId="6B33268A" w14:textId="77777777" w:rsidR="007D5BC7" w:rsidRPr="00E07F64" w:rsidRDefault="00660C28" w:rsidP="00345A8F">
            <w:pPr>
              <w:rPr>
                <w:sz w:val="18"/>
                <w:szCs w:val="18"/>
                <w:u w:val="single"/>
              </w:rPr>
            </w:pPr>
            <w:r w:rsidRPr="00E07F64">
              <w:rPr>
                <w:sz w:val="18"/>
                <w:szCs w:val="18"/>
                <w:u w:val="single"/>
              </w:rPr>
              <w:t>Authenticity, integrity, and confidentiality</w:t>
            </w:r>
          </w:p>
          <w:p w14:paraId="245A5BBE" w14:textId="77777777" w:rsidR="007D5BC7" w:rsidRDefault="00660C28" w:rsidP="0063537B">
            <w:pPr>
              <w:pStyle w:val="ListParagraph"/>
              <w:numPr>
                <w:ilvl w:val="0"/>
                <w:numId w:val="9"/>
              </w:numPr>
              <w:ind w:left="321" w:hanging="180"/>
              <w:rPr>
                <w:sz w:val="18"/>
                <w:szCs w:val="18"/>
              </w:rPr>
            </w:pPr>
            <w:proofErr w:type="gramStart"/>
            <w:r>
              <w:rPr>
                <w:sz w:val="18"/>
                <w:szCs w:val="18"/>
              </w:rPr>
              <w:t>The DPA</w:t>
            </w:r>
            <w:proofErr w:type="gramEnd"/>
            <w:r>
              <w:rPr>
                <w:sz w:val="18"/>
                <w:szCs w:val="18"/>
              </w:rPr>
              <w:t xml:space="preserve"> sets forth Microsoft’s data security practices and policies (DPA, Data Security). </w:t>
            </w:r>
          </w:p>
          <w:p w14:paraId="397E592C" w14:textId="77777777" w:rsidR="007D5BC7" w:rsidRDefault="00660C28" w:rsidP="0063537B">
            <w:pPr>
              <w:pStyle w:val="ListParagraph"/>
              <w:numPr>
                <w:ilvl w:val="0"/>
                <w:numId w:val="9"/>
              </w:numPr>
              <w:ind w:left="321" w:hanging="180"/>
              <w:rPr>
                <w:sz w:val="18"/>
                <w:szCs w:val="18"/>
              </w:rPr>
            </w:pPr>
            <w:r>
              <w:rPr>
                <w:sz w:val="18"/>
                <w:szCs w:val="18"/>
              </w:rPr>
              <w:t xml:space="preserve">The DPA includes provisions on Microsoft’s disclosure of processed data and Microsoft’s commitment to ensuring that its </w:t>
            </w:r>
            <w:proofErr w:type="spellStart"/>
            <w:r>
              <w:rPr>
                <w:sz w:val="18"/>
                <w:szCs w:val="18"/>
              </w:rPr>
              <w:t>Subprocessors</w:t>
            </w:r>
            <w:proofErr w:type="spellEnd"/>
            <w:r>
              <w:rPr>
                <w:sz w:val="18"/>
                <w:szCs w:val="18"/>
              </w:rPr>
              <w:t xml:space="preserve"> maintain the security and confidentiality of data (DPA, Disclosure of Processed Data, Processor Confidentiality Commitment).  </w:t>
            </w:r>
          </w:p>
          <w:p w14:paraId="3F2FBBF6" w14:textId="77777777" w:rsidR="007D5BC7" w:rsidRPr="00635249" w:rsidRDefault="00660C28" w:rsidP="0063537B">
            <w:pPr>
              <w:pStyle w:val="ListParagraph"/>
              <w:numPr>
                <w:ilvl w:val="0"/>
                <w:numId w:val="9"/>
              </w:numPr>
              <w:ind w:left="321" w:hanging="180"/>
              <w:rPr>
                <w:sz w:val="18"/>
                <w:szCs w:val="18"/>
              </w:rPr>
            </w:pPr>
            <w:r w:rsidRPr="00635249">
              <w:rPr>
                <w:sz w:val="18"/>
                <w:szCs w:val="18"/>
              </w:rPr>
              <w:t xml:space="preserve">Microsoft will audit the security of the computers, computing environment, and physical data centers it uses in processing Customer Data. Each audit produces </w:t>
            </w:r>
            <w:r>
              <w:rPr>
                <w:sz w:val="18"/>
                <w:szCs w:val="18"/>
              </w:rPr>
              <w:t>a</w:t>
            </w:r>
            <w:r w:rsidRPr="00635249">
              <w:rPr>
                <w:sz w:val="18"/>
                <w:szCs w:val="18"/>
              </w:rPr>
              <w:t xml:space="preserve"> Microsoft Audit Report that is available to Customer</w:t>
            </w:r>
            <w:r w:rsidR="00C13260">
              <w:rPr>
                <w:sz w:val="18"/>
                <w:szCs w:val="18"/>
              </w:rPr>
              <w:t xml:space="preserve"> and FS Entities</w:t>
            </w:r>
            <w:r w:rsidR="00BA6402">
              <w:rPr>
                <w:sz w:val="18"/>
                <w:szCs w:val="18"/>
              </w:rPr>
              <w:t>.</w:t>
            </w:r>
            <w:r w:rsidRPr="00635249">
              <w:rPr>
                <w:sz w:val="18"/>
                <w:szCs w:val="18"/>
              </w:rPr>
              <w:t xml:space="preserve"> (M</w:t>
            </w:r>
            <w:r w:rsidR="00BA71C8">
              <w:rPr>
                <w:sz w:val="18"/>
                <w:szCs w:val="18"/>
              </w:rPr>
              <w:t>850</w:t>
            </w:r>
            <w:r w:rsidRPr="00635249">
              <w:rPr>
                <w:sz w:val="18"/>
                <w:szCs w:val="18"/>
              </w:rPr>
              <w:t xml:space="preserve">, 2(c)). The DPA sets forth the details of </w:t>
            </w:r>
            <w:r>
              <w:rPr>
                <w:sz w:val="18"/>
                <w:szCs w:val="18"/>
              </w:rPr>
              <w:t>the audit</w:t>
            </w:r>
            <w:r w:rsidRPr="00635249">
              <w:rPr>
                <w:sz w:val="18"/>
                <w:szCs w:val="18"/>
              </w:rPr>
              <w:t xml:space="preserve">.   </w:t>
            </w:r>
          </w:p>
          <w:p w14:paraId="254A9114" w14:textId="77777777" w:rsidR="007D5BC7" w:rsidRPr="00635249" w:rsidRDefault="00660C28" w:rsidP="0063537B">
            <w:pPr>
              <w:pStyle w:val="ListParagraph"/>
              <w:numPr>
                <w:ilvl w:val="0"/>
                <w:numId w:val="9"/>
              </w:numPr>
              <w:ind w:left="321" w:hanging="180"/>
              <w:rPr>
                <w:sz w:val="18"/>
                <w:szCs w:val="18"/>
              </w:rPr>
            </w:pPr>
            <w:r w:rsidRPr="00635249">
              <w:rPr>
                <w:sz w:val="18"/>
                <w:szCs w:val="18"/>
              </w:rPr>
              <w:t xml:space="preserve">Microsoft uses logical separation for storing and processing Customer Data to prevent </w:t>
            </w:r>
            <w:proofErr w:type="gramStart"/>
            <w:r w:rsidRPr="00635249">
              <w:rPr>
                <w:sz w:val="18"/>
                <w:szCs w:val="18"/>
              </w:rPr>
              <w:t>commingling of such data</w:t>
            </w:r>
            <w:proofErr w:type="gramEnd"/>
            <w:r w:rsidRPr="00635249">
              <w:rPr>
                <w:sz w:val="18"/>
                <w:szCs w:val="18"/>
              </w:rPr>
              <w:t xml:space="preserve"> with other customers’ data</w:t>
            </w:r>
            <w:r w:rsidR="00BA6402">
              <w:rPr>
                <w:sz w:val="18"/>
                <w:szCs w:val="18"/>
              </w:rPr>
              <w:t>.</w:t>
            </w:r>
            <w:r w:rsidRPr="00635249">
              <w:rPr>
                <w:sz w:val="18"/>
                <w:szCs w:val="18"/>
              </w:rPr>
              <w:t xml:space="preserve"> (M</w:t>
            </w:r>
            <w:r w:rsidR="00C13260">
              <w:rPr>
                <w:sz w:val="18"/>
                <w:szCs w:val="18"/>
              </w:rPr>
              <w:t>850</w:t>
            </w:r>
            <w:r w:rsidRPr="00635249">
              <w:rPr>
                <w:sz w:val="18"/>
                <w:szCs w:val="18"/>
              </w:rPr>
              <w:t>, 2(d))</w:t>
            </w:r>
            <w:r>
              <w:rPr>
                <w:sz w:val="18"/>
                <w:szCs w:val="18"/>
              </w:rPr>
              <w:t>.</w:t>
            </w:r>
            <w:r w:rsidRPr="00635249">
              <w:rPr>
                <w:sz w:val="18"/>
                <w:szCs w:val="18"/>
              </w:rPr>
              <w:t xml:space="preserve"> </w:t>
            </w:r>
          </w:p>
          <w:p w14:paraId="38AC7565" w14:textId="77777777" w:rsidR="007D5BC7" w:rsidRPr="009061BE" w:rsidRDefault="007D5BC7" w:rsidP="00345A8F">
            <w:pPr>
              <w:rPr>
                <w:sz w:val="18"/>
                <w:szCs w:val="18"/>
              </w:rPr>
            </w:pPr>
          </w:p>
        </w:tc>
      </w:tr>
      <w:tr w:rsidR="000B722B" w14:paraId="2BF06435" w14:textId="77777777" w:rsidTr="007F64A9">
        <w:trPr>
          <w:trHeight w:val="300"/>
        </w:trPr>
        <w:tc>
          <w:tcPr>
            <w:tcW w:w="535" w:type="dxa"/>
            <w:shd w:val="clear" w:color="auto" w:fill="E8E8E8" w:themeFill="background2"/>
          </w:tcPr>
          <w:p w14:paraId="3A1A8975" w14:textId="77777777" w:rsidR="007D5BC7" w:rsidRPr="00DB3C0F" w:rsidRDefault="007D5BC7" w:rsidP="0063537B">
            <w:pPr>
              <w:pStyle w:val="ListParagraph"/>
              <w:numPr>
                <w:ilvl w:val="0"/>
                <w:numId w:val="12"/>
              </w:numPr>
              <w:ind w:left="420"/>
              <w:rPr>
                <w:b/>
                <w:bCs/>
                <w:sz w:val="18"/>
                <w:szCs w:val="18"/>
              </w:rPr>
            </w:pPr>
          </w:p>
        </w:tc>
        <w:tc>
          <w:tcPr>
            <w:tcW w:w="1486" w:type="dxa"/>
          </w:tcPr>
          <w:p w14:paraId="271814EA" w14:textId="77777777" w:rsidR="007D5BC7" w:rsidRPr="00055F95" w:rsidRDefault="00660C28" w:rsidP="00345A8F">
            <w:pPr>
              <w:rPr>
                <w:sz w:val="18"/>
                <w:szCs w:val="18"/>
              </w:rPr>
            </w:pPr>
            <w:r w:rsidRPr="00055F95">
              <w:rPr>
                <w:sz w:val="18"/>
                <w:szCs w:val="18"/>
              </w:rPr>
              <w:t>Art 30(2)(d)</w:t>
            </w:r>
          </w:p>
        </w:tc>
        <w:tc>
          <w:tcPr>
            <w:tcW w:w="3734" w:type="dxa"/>
          </w:tcPr>
          <w:p w14:paraId="61E70C74"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77D5A7DD" w14:textId="77777777" w:rsidR="007D5BC7" w:rsidRDefault="007D5BC7" w:rsidP="00345A8F">
            <w:pPr>
              <w:rPr>
                <w:sz w:val="18"/>
                <w:szCs w:val="18"/>
              </w:rPr>
            </w:pPr>
          </w:p>
          <w:p w14:paraId="5A95AE70" w14:textId="77777777" w:rsidR="007D5BC7" w:rsidRPr="00055F95" w:rsidRDefault="00660C28" w:rsidP="00345A8F">
            <w:pPr>
              <w:rPr>
                <w:sz w:val="18"/>
                <w:szCs w:val="18"/>
              </w:rPr>
            </w:pPr>
            <w:r w:rsidRPr="00055F95">
              <w:rPr>
                <w:sz w:val="18"/>
                <w:szCs w:val="18"/>
              </w:rPr>
              <w:t xml:space="preserve">(d) </w:t>
            </w:r>
            <w:r w:rsidRPr="00055F95">
              <w:rPr>
                <w:rFonts w:eastAsia="Times New Roman" w:cs="EUAlbertina"/>
                <w:color w:val="000000"/>
                <w:sz w:val="18"/>
                <w:szCs w:val="18"/>
                <w:lang w:val="x-none"/>
              </w:rPr>
              <w:t>provisions on ensuring access, recovery and return in an easily accessible format of personal and non-personal data processed by the financial entity in the event of the insolvency, resolution or discontinuation of the business operations of the ICT third-party service provider, or in the event of the termination of the contractual arrangements.</w:t>
            </w:r>
          </w:p>
        </w:tc>
        <w:tc>
          <w:tcPr>
            <w:tcW w:w="1710" w:type="dxa"/>
          </w:tcPr>
          <w:p w14:paraId="3B51E0EB" w14:textId="77777777" w:rsidR="007D5BC7" w:rsidRDefault="00660C28" w:rsidP="00345A8F">
            <w:pPr>
              <w:pStyle w:val="ListParagraph"/>
              <w:numPr>
                <w:ilvl w:val="0"/>
                <w:numId w:val="1"/>
              </w:numPr>
              <w:ind w:left="132" w:hanging="132"/>
              <w:rPr>
                <w:sz w:val="18"/>
                <w:szCs w:val="18"/>
              </w:rPr>
            </w:pPr>
            <w:r>
              <w:rPr>
                <w:sz w:val="18"/>
                <w:szCs w:val="18"/>
              </w:rPr>
              <w:t>M</w:t>
            </w:r>
            <w:r w:rsidR="00023E7A">
              <w:rPr>
                <w:sz w:val="18"/>
                <w:szCs w:val="18"/>
              </w:rPr>
              <w:t>850</w:t>
            </w:r>
            <w:r>
              <w:rPr>
                <w:sz w:val="18"/>
                <w:szCs w:val="18"/>
              </w:rPr>
              <w:t xml:space="preserve"> </w:t>
            </w:r>
          </w:p>
          <w:p w14:paraId="4F2E763B" w14:textId="77777777" w:rsidR="007D5BC7" w:rsidRDefault="00660C28" w:rsidP="00345A8F">
            <w:pPr>
              <w:pStyle w:val="ListParagraph"/>
              <w:numPr>
                <w:ilvl w:val="0"/>
                <w:numId w:val="1"/>
              </w:numPr>
              <w:ind w:left="132" w:hanging="132"/>
              <w:rPr>
                <w:sz w:val="18"/>
                <w:szCs w:val="18"/>
              </w:rPr>
            </w:pPr>
            <w:r>
              <w:rPr>
                <w:sz w:val="18"/>
                <w:szCs w:val="18"/>
              </w:rPr>
              <w:t>DPA</w:t>
            </w:r>
          </w:p>
          <w:p w14:paraId="447A8DA0" w14:textId="77777777" w:rsidR="007D5BC7" w:rsidRPr="00AF0125" w:rsidRDefault="007D5BC7" w:rsidP="00345A8F">
            <w:pPr>
              <w:rPr>
                <w:sz w:val="18"/>
                <w:szCs w:val="18"/>
              </w:rPr>
            </w:pPr>
          </w:p>
        </w:tc>
        <w:tc>
          <w:tcPr>
            <w:tcW w:w="7650" w:type="dxa"/>
          </w:tcPr>
          <w:p w14:paraId="2C9804F3" w14:textId="77777777" w:rsidR="007D5BC7" w:rsidRPr="00F62E47" w:rsidRDefault="00660C28" w:rsidP="00345A8F">
            <w:pPr>
              <w:rPr>
                <w:sz w:val="18"/>
                <w:szCs w:val="18"/>
              </w:rPr>
            </w:pPr>
            <w:r w:rsidRPr="007D5BC7">
              <w:rPr>
                <w:b/>
                <w:bCs/>
                <w:sz w:val="18"/>
                <w:szCs w:val="18"/>
              </w:rPr>
              <w:t>M</w:t>
            </w:r>
            <w:r w:rsidR="00023E7A">
              <w:rPr>
                <w:b/>
                <w:bCs/>
                <w:sz w:val="18"/>
                <w:szCs w:val="18"/>
              </w:rPr>
              <w:t>850</w:t>
            </w:r>
            <w:r w:rsidRPr="007D5BC7">
              <w:rPr>
                <w:b/>
                <w:bCs/>
                <w:sz w:val="18"/>
                <w:szCs w:val="18"/>
              </w:rPr>
              <w:t>:</w:t>
            </w:r>
          </w:p>
          <w:p w14:paraId="5F029F3D" w14:textId="77777777" w:rsidR="007D5BC7" w:rsidRDefault="00660C28" w:rsidP="00345A8F">
            <w:pPr>
              <w:ind w:left="246"/>
              <w:rPr>
                <w:sz w:val="18"/>
                <w:szCs w:val="18"/>
                <w:u w:val="single"/>
              </w:rPr>
            </w:pPr>
            <w:r w:rsidRPr="006A4CA6">
              <w:rPr>
                <w:sz w:val="18"/>
                <w:szCs w:val="18"/>
                <w:u w:val="single"/>
              </w:rPr>
              <w:t>S</w:t>
            </w:r>
            <w:r>
              <w:rPr>
                <w:sz w:val="18"/>
                <w:szCs w:val="18"/>
                <w:u w:val="single"/>
              </w:rPr>
              <w:t xml:space="preserve">ection </w:t>
            </w:r>
            <w:r w:rsidRPr="006A4CA6">
              <w:rPr>
                <w:sz w:val="18"/>
                <w:szCs w:val="18"/>
                <w:u w:val="single"/>
              </w:rPr>
              <w:t xml:space="preserve">2(a) </w:t>
            </w:r>
          </w:p>
          <w:p w14:paraId="02A3D383" w14:textId="77777777" w:rsidR="007D5BC7" w:rsidRDefault="00660C28" w:rsidP="00C116F9">
            <w:pPr>
              <w:ind w:left="263"/>
              <w:rPr>
                <w:sz w:val="18"/>
                <w:szCs w:val="18"/>
              </w:rPr>
            </w:pPr>
            <w:r w:rsidRPr="005D37B9">
              <w:rPr>
                <w:sz w:val="18"/>
                <w:szCs w:val="18"/>
              </w:rPr>
              <w:t xml:space="preserve">a. </w:t>
            </w:r>
            <w:r w:rsidRPr="005D37B9">
              <w:rPr>
                <w:b/>
                <w:bCs/>
                <w:sz w:val="18"/>
                <w:szCs w:val="18"/>
              </w:rPr>
              <w:t>General Access Right</w:t>
            </w:r>
            <w:r w:rsidRPr="005D37B9">
              <w:rPr>
                <w:sz w:val="18"/>
                <w:szCs w:val="18"/>
              </w:rPr>
              <w:t xml:space="preserve">. In accordance with the terms of the Enrollment, </w:t>
            </w:r>
            <w:r w:rsidR="00DB321C">
              <w:rPr>
                <w:sz w:val="18"/>
                <w:szCs w:val="18"/>
              </w:rPr>
              <w:t xml:space="preserve">the </w:t>
            </w:r>
            <w:r w:rsidRPr="005D37B9">
              <w:rPr>
                <w:sz w:val="18"/>
                <w:szCs w:val="18"/>
              </w:rPr>
              <w:t xml:space="preserve">Customer will </w:t>
            </w:r>
            <w:proofErr w:type="gramStart"/>
            <w:r w:rsidRPr="005D37B9">
              <w:rPr>
                <w:sz w:val="18"/>
                <w:szCs w:val="18"/>
              </w:rPr>
              <w:t>at all times</w:t>
            </w:r>
            <w:proofErr w:type="gramEnd"/>
            <w:r w:rsidRPr="005D37B9">
              <w:rPr>
                <w:sz w:val="18"/>
                <w:szCs w:val="18"/>
              </w:rPr>
              <w:t xml:space="preserve"> have the right to </w:t>
            </w:r>
            <w:proofErr w:type="gramStart"/>
            <w:r w:rsidRPr="005D37B9">
              <w:rPr>
                <w:sz w:val="18"/>
                <w:szCs w:val="18"/>
              </w:rPr>
              <w:t xml:space="preserve">access </w:t>
            </w:r>
            <w:r w:rsidR="00DB321C">
              <w:rPr>
                <w:sz w:val="18"/>
                <w:szCs w:val="18"/>
              </w:rPr>
              <w:t>to</w:t>
            </w:r>
            <w:proofErr w:type="gramEnd"/>
            <w:r w:rsidR="00DB321C">
              <w:rPr>
                <w:sz w:val="18"/>
                <w:szCs w:val="18"/>
              </w:rPr>
              <w:t xml:space="preserve"> </w:t>
            </w:r>
            <w:r w:rsidRPr="005D37B9">
              <w:rPr>
                <w:sz w:val="18"/>
                <w:szCs w:val="18"/>
              </w:rPr>
              <w:t xml:space="preserve">Customer Data using the standard features of the Online Services, including in the case of </w:t>
            </w:r>
            <w:proofErr w:type="gramStart"/>
            <w:r w:rsidRPr="005D37B9">
              <w:rPr>
                <w:sz w:val="18"/>
                <w:szCs w:val="18"/>
              </w:rPr>
              <w:t>the insolvency</w:t>
            </w:r>
            <w:proofErr w:type="gramEnd"/>
            <w:r w:rsidRPr="005D37B9">
              <w:rPr>
                <w:sz w:val="18"/>
                <w:szCs w:val="18"/>
              </w:rPr>
              <w:t>, resolution or discontinuation of business operations of Microsoft subject to applicable laws.</w:t>
            </w:r>
          </w:p>
          <w:p w14:paraId="61F5EEBA" w14:textId="77777777" w:rsidR="007D5BC7" w:rsidRDefault="007D5BC7" w:rsidP="00345A8F">
            <w:pPr>
              <w:rPr>
                <w:sz w:val="18"/>
                <w:szCs w:val="18"/>
              </w:rPr>
            </w:pPr>
          </w:p>
          <w:p w14:paraId="32D440DF" w14:textId="77777777" w:rsidR="009D35EC" w:rsidRDefault="00660C28" w:rsidP="00345A8F">
            <w:pPr>
              <w:ind w:left="251"/>
              <w:rPr>
                <w:sz w:val="18"/>
                <w:szCs w:val="18"/>
                <w:u w:val="single"/>
              </w:rPr>
            </w:pPr>
            <w:r w:rsidRPr="00040CEE">
              <w:rPr>
                <w:sz w:val="18"/>
                <w:szCs w:val="18"/>
                <w:u w:val="single"/>
              </w:rPr>
              <w:t>Sec</w:t>
            </w:r>
            <w:r>
              <w:rPr>
                <w:sz w:val="18"/>
                <w:szCs w:val="18"/>
                <w:u w:val="single"/>
              </w:rPr>
              <w:t>tion</w:t>
            </w:r>
            <w:r w:rsidRPr="00040CEE">
              <w:rPr>
                <w:sz w:val="18"/>
                <w:szCs w:val="18"/>
                <w:u w:val="single"/>
              </w:rPr>
              <w:t xml:space="preserve"> 8(</w:t>
            </w:r>
            <w:r>
              <w:rPr>
                <w:sz w:val="18"/>
                <w:szCs w:val="18"/>
                <w:u w:val="single"/>
              </w:rPr>
              <w:t>c</w:t>
            </w:r>
            <w:r w:rsidRPr="00040CEE">
              <w:rPr>
                <w:sz w:val="18"/>
                <w:szCs w:val="18"/>
                <w:u w:val="single"/>
              </w:rPr>
              <w:t>)</w:t>
            </w:r>
          </w:p>
          <w:p w14:paraId="13C979B0" w14:textId="77777777" w:rsidR="009D35EC" w:rsidRPr="009D35EC" w:rsidRDefault="00660C28" w:rsidP="0063537B">
            <w:pPr>
              <w:pStyle w:val="ListParagraph"/>
              <w:numPr>
                <w:ilvl w:val="0"/>
                <w:numId w:val="15"/>
              </w:numPr>
              <w:rPr>
                <w:sz w:val="18"/>
                <w:szCs w:val="18"/>
              </w:rPr>
            </w:pPr>
            <w:r w:rsidRPr="009D35EC">
              <w:rPr>
                <w:sz w:val="18"/>
                <w:szCs w:val="18"/>
              </w:rPr>
              <w:t xml:space="preserve">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w:t>
            </w:r>
            <w:proofErr w:type="gramStart"/>
            <w:r w:rsidRPr="009D35EC">
              <w:rPr>
                <w:sz w:val="18"/>
                <w:szCs w:val="18"/>
              </w:rPr>
              <w:t>period</w:t>
            </w:r>
            <w:proofErr w:type="gramEnd"/>
            <w:r w:rsidRPr="009D35EC">
              <w:rPr>
                <w:sz w:val="18"/>
                <w:szCs w:val="18"/>
              </w:rPr>
              <w:t xml:space="preserve">,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 Online Services into Customer’s selected system or online service will occur at Customer’s expense and by Customer selected means. </w:t>
            </w:r>
            <w:proofErr w:type="gramStart"/>
            <w:r w:rsidRPr="009D35EC">
              <w:rPr>
                <w:sz w:val="18"/>
                <w:szCs w:val="18"/>
              </w:rPr>
              <w:t>Customer</w:t>
            </w:r>
            <w:proofErr w:type="gramEnd"/>
            <w:r w:rsidRPr="009D35EC">
              <w:rPr>
                <w:sz w:val="18"/>
                <w:szCs w:val="18"/>
              </w:rPr>
              <w:t xml:space="preserve"> may choose to engage with Microsoft’s Professional Services organization or another provider for assistance in transferring Customer Data and the respective </w:t>
            </w:r>
            <w:proofErr w:type="gramStart"/>
            <w:r w:rsidRPr="009D35EC">
              <w:rPr>
                <w:sz w:val="18"/>
                <w:szCs w:val="18"/>
              </w:rPr>
              <w:t>function</w:t>
            </w:r>
            <w:proofErr w:type="gramEnd"/>
            <w:r w:rsidRPr="009D35EC">
              <w:rPr>
                <w:sz w:val="18"/>
                <w:szCs w:val="18"/>
              </w:rPr>
              <w:t>,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334E2423" w14:textId="77777777" w:rsidR="007D5BC7" w:rsidRPr="009D35EC" w:rsidRDefault="00660C28" w:rsidP="009D35EC">
            <w:pPr>
              <w:ind w:left="251"/>
              <w:rPr>
                <w:sz w:val="18"/>
                <w:szCs w:val="18"/>
                <w:u w:val="single"/>
              </w:rPr>
            </w:pPr>
            <w:r w:rsidRPr="009D35EC">
              <w:rPr>
                <w:sz w:val="18"/>
                <w:szCs w:val="18"/>
              </w:rPr>
              <w:t xml:space="preserve"> </w:t>
            </w:r>
          </w:p>
          <w:p w14:paraId="57CD2C54" w14:textId="77777777" w:rsidR="007D5BC7" w:rsidRPr="00D358E0" w:rsidRDefault="00660C28" w:rsidP="0063537B">
            <w:pPr>
              <w:pStyle w:val="ListParagraph"/>
              <w:numPr>
                <w:ilvl w:val="0"/>
                <w:numId w:val="15"/>
              </w:numPr>
              <w:rPr>
                <w:sz w:val="18"/>
                <w:szCs w:val="18"/>
              </w:rPr>
            </w:pPr>
            <w:r w:rsidRPr="00D358E0">
              <w:rPr>
                <w:sz w:val="18"/>
                <w:szCs w:val="18"/>
              </w:rPr>
              <w:t>If Microsoft terminates the Enrollment as a result of an uncured breach by Customer, Microsoft will continue to provide the Online Services on a month-to-month basis for up to twelve months, or longer if expressly required by a Regulator in writing that Microsoft continue to provide the Online Services, from the date of termination….</w:t>
            </w:r>
            <w:r w:rsidRPr="00C116F9">
              <w:rPr>
                <w:sz w:val="18"/>
                <w:szCs w:val="18"/>
              </w:rPr>
              <w:t>during such period Customer will be able to retrieve its Customer Data through Microsoft’s standard processes and tools.</w:t>
            </w:r>
            <w:r w:rsidRPr="00D358E0">
              <w:rPr>
                <w:sz w:val="18"/>
                <w:szCs w:val="18"/>
              </w:rPr>
              <w:t xml:space="preserve"> The retrieval of Customer Data from the Online Services into Customer’s selected system or online service will occur at Customer’s expense and by Customer selected means. </w:t>
            </w:r>
            <w:proofErr w:type="gramStart"/>
            <w:r w:rsidRPr="00D358E0">
              <w:rPr>
                <w:sz w:val="18"/>
                <w:szCs w:val="18"/>
              </w:rPr>
              <w:t>Customer</w:t>
            </w:r>
            <w:proofErr w:type="gramEnd"/>
            <w:r w:rsidRPr="00D358E0">
              <w:rPr>
                <w:sz w:val="18"/>
                <w:szCs w:val="18"/>
              </w:rPr>
              <w:t xml:space="preserve"> may choose to engage with Microsoft’s Professional Services organization or another provider for assistance in transferring Customer Data and the respective </w:t>
            </w:r>
            <w:proofErr w:type="gramStart"/>
            <w:r w:rsidRPr="00D358E0">
              <w:rPr>
                <w:sz w:val="18"/>
                <w:szCs w:val="18"/>
              </w:rPr>
              <w:t>function</w:t>
            </w:r>
            <w:proofErr w:type="gramEnd"/>
            <w:r w:rsidRPr="00D358E0">
              <w:rPr>
                <w:sz w:val="18"/>
                <w:szCs w:val="18"/>
              </w:rPr>
              <w:t xml:space="preserve">,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   </w:t>
            </w:r>
          </w:p>
          <w:p w14:paraId="752A75A5" w14:textId="77777777" w:rsidR="007D5BC7" w:rsidRDefault="007D5BC7" w:rsidP="00345A8F">
            <w:pPr>
              <w:rPr>
                <w:b/>
                <w:bCs/>
                <w:sz w:val="18"/>
                <w:szCs w:val="18"/>
              </w:rPr>
            </w:pPr>
          </w:p>
          <w:p w14:paraId="78F020B1" w14:textId="77777777" w:rsidR="007D5BC7" w:rsidRPr="00F62E47" w:rsidRDefault="00660C28" w:rsidP="00F62E47">
            <w:pPr>
              <w:rPr>
                <w:b/>
                <w:bCs/>
                <w:sz w:val="18"/>
                <w:szCs w:val="18"/>
              </w:rPr>
            </w:pPr>
            <w:r w:rsidRPr="007C3154">
              <w:rPr>
                <w:b/>
                <w:bCs/>
                <w:sz w:val="18"/>
                <w:szCs w:val="18"/>
              </w:rPr>
              <w:t xml:space="preserve">DPA: </w:t>
            </w:r>
          </w:p>
          <w:p w14:paraId="2F2319EB" w14:textId="77777777" w:rsidR="007D5BC7" w:rsidRPr="00DD7786" w:rsidRDefault="00660C28" w:rsidP="00345A8F">
            <w:pPr>
              <w:pStyle w:val="ListParagraph"/>
              <w:ind w:left="167"/>
              <w:rPr>
                <w:sz w:val="18"/>
                <w:szCs w:val="18"/>
                <w:u w:val="single"/>
              </w:rPr>
            </w:pPr>
            <w:r w:rsidRPr="00DD7786">
              <w:rPr>
                <w:sz w:val="18"/>
                <w:szCs w:val="18"/>
                <w:u w:val="single"/>
              </w:rPr>
              <w:t>Data Retention and Deletion</w:t>
            </w:r>
          </w:p>
          <w:p w14:paraId="70A60A56" w14:textId="77777777" w:rsidR="007D5BC7" w:rsidRDefault="00660C28" w:rsidP="00345A8F">
            <w:pPr>
              <w:pStyle w:val="ListParagraph"/>
              <w:ind w:left="167"/>
              <w:rPr>
                <w:sz w:val="18"/>
                <w:szCs w:val="18"/>
              </w:rPr>
            </w:pPr>
            <w:r w:rsidRPr="00C44184">
              <w:rPr>
                <w:sz w:val="18"/>
                <w:szCs w:val="18"/>
              </w:rPr>
              <w:t>At all times during the term of Customer’s subscription or the applicable Professional Services engagement, Customer will have the ability to access, extract and delete Customer Data stored in each Online Service and Professional Services Data.</w:t>
            </w:r>
          </w:p>
          <w:p w14:paraId="2CE76766" w14:textId="77777777" w:rsidR="007D5BC7" w:rsidRPr="007C3154" w:rsidRDefault="007D5BC7" w:rsidP="00345A8F">
            <w:pPr>
              <w:rPr>
                <w:b/>
                <w:bCs/>
                <w:sz w:val="18"/>
                <w:szCs w:val="18"/>
              </w:rPr>
            </w:pPr>
          </w:p>
        </w:tc>
        <w:tc>
          <w:tcPr>
            <w:tcW w:w="7470" w:type="dxa"/>
          </w:tcPr>
          <w:p w14:paraId="44768C18" w14:textId="77777777" w:rsidR="007D5BC7" w:rsidRDefault="00660C28" w:rsidP="00345A8F">
            <w:pPr>
              <w:rPr>
                <w:rFonts w:eastAsia="Times New Roman" w:cs="EUAlbertina"/>
                <w:color w:val="000000"/>
                <w:sz w:val="18"/>
                <w:szCs w:val="18"/>
                <w:lang w:val="x-none"/>
              </w:rPr>
            </w:pPr>
            <w:r w:rsidRPr="009D1BFA">
              <w:rPr>
                <w:sz w:val="18"/>
                <w:szCs w:val="18"/>
              </w:rPr>
              <w:t xml:space="preserve">Customer will </w:t>
            </w:r>
            <w:proofErr w:type="gramStart"/>
            <w:r w:rsidRPr="009D1BFA">
              <w:rPr>
                <w:sz w:val="18"/>
                <w:szCs w:val="18"/>
              </w:rPr>
              <w:t>at all times</w:t>
            </w:r>
            <w:proofErr w:type="gramEnd"/>
            <w:r w:rsidRPr="009D1BFA">
              <w:rPr>
                <w:sz w:val="18"/>
                <w:szCs w:val="18"/>
              </w:rPr>
              <w:t xml:space="preserve"> have the right to access Customer Data using the standard features of </w:t>
            </w:r>
            <w:proofErr w:type="gramStart"/>
            <w:r w:rsidRPr="009D1BFA">
              <w:rPr>
                <w:sz w:val="18"/>
                <w:szCs w:val="18"/>
              </w:rPr>
              <w:t>the Online</w:t>
            </w:r>
            <w:proofErr w:type="gramEnd"/>
            <w:r w:rsidRPr="009D1BFA">
              <w:rPr>
                <w:sz w:val="18"/>
                <w:szCs w:val="18"/>
              </w:rPr>
              <w:t xml:space="preserve"> Services, including in the case of the insolvency, resolution or discontinuation of </w:t>
            </w:r>
            <w:proofErr w:type="gramStart"/>
            <w:r w:rsidRPr="009D1BFA">
              <w:rPr>
                <w:sz w:val="18"/>
                <w:szCs w:val="18"/>
              </w:rPr>
              <w:t>business</w:t>
            </w:r>
            <w:proofErr w:type="gramEnd"/>
            <w:r w:rsidRPr="009D1BFA">
              <w:rPr>
                <w:sz w:val="18"/>
                <w:szCs w:val="18"/>
              </w:rPr>
              <w:t xml:space="preserve"> operations of Microsoft</w:t>
            </w:r>
            <w:r>
              <w:rPr>
                <w:sz w:val="18"/>
                <w:szCs w:val="18"/>
              </w:rPr>
              <w:t>,</w:t>
            </w:r>
            <w:r w:rsidRPr="009D1BFA">
              <w:rPr>
                <w:sz w:val="18"/>
                <w:szCs w:val="18"/>
              </w:rPr>
              <w:t xml:space="preserve"> subject to applicable laws</w:t>
            </w:r>
            <w:r w:rsidR="009D35EC">
              <w:rPr>
                <w:sz w:val="18"/>
                <w:szCs w:val="18"/>
              </w:rPr>
              <w:t>.</w:t>
            </w:r>
            <w:r>
              <w:rPr>
                <w:sz w:val="18"/>
                <w:szCs w:val="18"/>
              </w:rPr>
              <w:t xml:space="preserve"> (M</w:t>
            </w:r>
            <w:r w:rsidR="00C13260">
              <w:rPr>
                <w:sz w:val="18"/>
                <w:szCs w:val="18"/>
              </w:rPr>
              <w:t>850</w:t>
            </w:r>
            <w:r>
              <w:rPr>
                <w:sz w:val="18"/>
                <w:szCs w:val="18"/>
              </w:rPr>
              <w:t xml:space="preserve"> 2(a); DPA, Data Retention and Deletion).</w:t>
            </w:r>
          </w:p>
          <w:p w14:paraId="12E95EF8" w14:textId="77777777" w:rsidR="007D5BC7" w:rsidRDefault="007D5BC7" w:rsidP="00345A8F">
            <w:pPr>
              <w:rPr>
                <w:rFonts w:eastAsia="Times New Roman" w:cs="EUAlbertina"/>
                <w:color w:val="000000"/>
                <w:sz w:val="18"/>
                <w:szCs w:val="18"/>
                <w:lang w:val="x-none"/>
              </w:rPr>
            </w:pPr>
          </w:p>
          <w:p w14:paraId="1DED194D" w14:textId="77777777" w:rsidR="007D5BC7" w:rsidRPr="009D35EC" w:rsidRDefault="00660C28" w:rsidP="00345A8F">
            <w:pPr>
              <w:rPr>
                <w:sz w:val="18"/>
                <w:szCs w:val="18"/>
              </w:rPr>
            </w:pPr>
            <w:r>
              <w:rPr>
                <w:rFonts w:eastAsia="Times New Roman" w:cs="EUAlbertina"/>
                <w:color w:val="000000"/>
                <w:sz w:val="18"/>
                <w:szCs w:val="18"/>
                <w:lang w:val="x-none"/>
              </w:rPr>
              <w:t xml:space="preserve">If </w:t>
            </w:r>
            <w:r w:rsidRPr="00E9523D">
              <w:rPr>
                <w:rFonts w:eastAsia="Times New Roman" w:cs="EUAlbertina"/>
                <w:color w:val="000000"/>
                <w:sz w:val="18"/>
                <w:szCs w:val="18"/>
                <w:lang w:val="x-none"/>
              </w:rPr>
              <w:t xml:space="preserve">Customer </w:t>
            </w:r>
            <w:r w:rsidR="009D35EC">
              <w:rPr>
                <w:rFonts w:eastAsia="Times New Roman" w:cs="EUAlbertina"/>
                <w:color w:val="000000"/>
                <w:sz w:val="18"/>
                <w:szCs w:val="18"/>
                <w:lang w:val="x-none"/>
              </w:rPr>
              <w:t xml:space="preserve">or Microsoft </w:t>
            </w:r>
            <w:r w:rsidRPr="00E9523D">
              <w:rPr>
                <w:rFonts w:eastAsia="Times New Roman" w:cs="EUAlbertina"/>
                <w:color w:val="000000"/>
                <w:sz w:val="18"/>
                <w:szCs w:val="18"/>
                <w:lang w:val="x-none"/>
              </w:rPr>
              <w:t xml:space="preserve">terminates the Enrollment, </w:t>
            </w:r>
            <w:r w:rsidRPr="00E9523D">
              <w:rPr>
                <w:sz w:val="18"/>
                <w:szCs w:val="18"/>
              </w:rPr>
              <w:t>Customer may elect to extend the Online Services</w:t>
            </w:r>
            <w:r>
              <w:rPr>
                <w:sz w:val="18"/>
                <w:szCs w:val="18"/>
              </w:rPr>
              <w:t>. D</w:t>
            </w:r>
            <w:r w:rsidRPr="00E9523D">
              <w:rPr>
                <w:sz w:val="18"/>
                <w:szCs w:val="18"/>
              </w:rPr>
              <w:t xml:space="preserve">uring </w:t>
            </w:r>
            <w:r w:rsidR="009D35EC">
              <w:rPr>
                <w:sz w:val="18"/>
                <w:szCs w:val="18"/>
              </w:rPr>
              <w:t>the extended term</w:t>
            </w:r>
            <w:r>
              <w:rPr>
                <w:sz w:val="18"/>
                <w:szCs w:val="18"/>
              </w:rPr>
              <w:t>,</w:t>
            </w:r>
            <w:r w:rsidRPr="00E9523D">
              <w:rPr>
                <w:sz w:val="18"/>
                <w:szCs w:val="18"/>
              </w:rPr>
              <w:t xml:space="preserve"> </w:t>
            </w:r>
            <w:r w:rsidRPr="00E9523D">
              <w:rPr>
                <w:rFonts w:eastAsia="Times New Roman" w:cs="EUAlbertina"/>
                <w:color w:val="000000"/>
                <w:sz w:val="18"/>
                <w:szCs w:val="18"/>
                <w:lang w:val="x-none"/>
              </w:rPr>
              <w:t xml:space="preserve">Customer </w:t>
            </w:r>
            <w:r w:rsidR="009D35EC">
              <w:rPr>
                <w:rFonts w:eastAsia="Times New Roman" w:cs="EUAlbertina"/>
                <w:color w:val="000000"/>
                <w:sz w:val="18"/>
                <w:szCs w:val="18"/>
                <w:lang w:val="x-none"/>
              </w:rPr>
              <w:t>will retain the ability</w:t>
            </w:r>
            <w:r w:rsidRPr="00E9523D">
              <w:rPr>
                <w:rFonts w:eastAsia="Times New Roman" w:cs="EUAlbertina"/>
                <w:color w:val="000000"/>
                <w:sz w:val="18"/>
                <w:szCs w:val="18"/>
                <w:lang w:val="x-none"/>
              </w:rPr>
              <w:t xml:space="preserve"> </w:t>
            </w:r>
            <w:proofErr w:type="gramStart"/>
            <w:r w:rsidRPr="00E9523D">
              <w:rPr>
                <w:rFonts w:eastAsia="Times New Roman" w:cs="EUAlbertina"/>
                <w:color w:val="000000"/>
                <w:sz w:val="18"/>
                <w:szCs w:val="18"/>
                <w:lang w:val="x-none"/>
              </w:rPr>
              <w:t>retrieve</w:t>
            </w:r>
            <w:proofErr w:type="gramEnd"/>
            <w:r w:rsidRPr="00E9523D">
              <w:rPr>
                <w:rFonts w:eastAsia="Times New Roman" w:cs="EUAlbertina"/>
                <w:color w:val="000000"/>
                <w:sz w:val="18"/>
                <w:szCs w:val="18"/>
                <w:lang w:val="x-none"/>
              </w:rPr>
              <w:t xml:space="preserve"> Customer Data through Microsoft’s standard processes and tools</w:t>
            </w:r>
            <w:r w:rsidR="009D35EC">
              <w:rPr>
                <w:rFonts w:eastAsia="Times New Roman" w:cs="EUAlbertina"/>
                <w:color w:val="000000"/>
                <w:sz w:val="18"/>
                <w:szCs w:val="18"/>
                <w:lang w:val="x-none"/>
              </w:rPr>
              <w:t>.</w:t>
            </w:r>
            <w:r>
              <w:rPr>
                <w:rFonts w:eastAsia="Times New Roman" w:cs="EUAlbertina"/>
                <w:color w:val="000000"/>
                <w:sz w:val="18"/>
                <w:szCs w:val="18"/>
                <w:lang w:val="x-none"/>
              </w:rPr>
              <w:t xml:space="preserve"> (DORA </w:t>
            </w:r>
            <w:r w:rsidR="009D35EC">
              <w:rPr>
                <w:rFonts w:eastAsia="Times New Roman" w:cs="EUAlbertina"/>
                <w:color w:val="000000"/>
                <w:sz w:val="18"/>
                <w:szCs w:val="18"/>
                <w:lang w:val="x-none"/>
              </w:rPr>
              <w:t>Supplement</w:t>
            </w:r>
            <w:r>
              <w:rPr>
                <w:rFonts w:eastAsia="Times New Roman" w:cs="EUAlbertina"/>
                <w:color w:val="000000"/>
                <w:sz w:val="18"/>
                <w:szCs w:val="18"/>
                <w:lang w:val="x-none"/>
              </w:rPr>
              <w:t>, 8</w:t>
            </w:r>
            <w:r w:rsidR="009D35EC">
              <w:rPr>
                <w:rFonts w:eastAsia="Times New Roman" w:cs="EUAlbertina"/>
                <w:color w:val="000000"/>
                <w:sz w:val="18"/>
                <w:szCs w:val="18"/>
                <w:lang w:val="x-none"/>
              </w:rPr>
              <w:t>(c)</w:t>
            </w:r>
            <w:r>
              <w:rPr>
                <w:rFonts w:eastAsia="Times New Roman" w:cs="EUAlbertina"/>
                <w:color w:val="000000"/>
                <w:sz w:val="18"/>
                <w:szCs w:val="18"/>
                <w:lang w:val="x-none"/>
              </w:rPr>
              <w:t>).</w:t>
            </w:r>
          </w:p>
        </w:tc>
      </w:tr>
      <w:tr w:rsidR="000B722B" w14:paraId="093B360C" w14:textId="77777777" w:rsidTr="007F64A9">
        <w:trPr>
          <w:trHeight w:val="300"/>
        </w:trPr>
        <w:tc>
          <w:tcPr>
            <w:tcW w:w="535" w:type="dxa"/>
            <w:shd w:val="clear" w:color="auto" w:fill="E8E8E8" w:themeFill="background2"/>
          </w:tcPr>
          <w:p w14:paraId="404118CD" w14:textId="77777777" w:rsidR="007D5BC7" w:rsidRPr="00DB3C0F" w:rsidRDefault="007D5BC7" w:rsidP="0063537B">
            <w:pPr>
              <w:pStyle w:val="ListParagraph"/>
              <w:numPr>
                <w:ilvl w:val="0"/>
                <w:numId w:val="12"/>
              </w:numPr>
              <w:ind w:left="420"/>
              <w:rPr>
                <w:b/>
                <w:bCs/>
                <w:sz w:val="18"/>
                <w:szCs w:val="18"/>
              </w:rPr>
            </w:pPr>
          </w:p>
        </w:tc>
        <w:tc>
          <w:tcPr>
            <w:tcW w:w="1486" w:type="dxa"/>
          </w:tcPr>
          <w:p w14:paraId="1C613842" w14:textId="77777777" w:rsidR="007D5BC7" w:rsidRPr="00055F95" w:rsidRDefault="00660C28" w:rsidP="00345A8F">
            <w:pPr>
              <w:rPr>
                <w:sz w:val="18"/>
                <w:szCs w:val="18"/>
              </w:rPr>
            </w:pPr>
            <w:r w:rsidRPr="00055F95">
              <w:rPr>
                <w:sz w:val="18"/>
                <w:szCs w:val="18"/>
              </w:rPr>
              <w:t>Art 30(2)(e)</w:t>
            </w:r>
          </w:p>
        </w:tc>
        <w:tc>
          <w:tcPr>
            <w:tcW w:w="3734" w:type="dxa"/>
          </w:tcPr>
          <w:p w14:paraId="58B7EFE7" w14:textId="77777777" w:rsidR="007D5BC7" w:rsidRDefault="00660C28" w:rsidP="00345A8F">
            <w:pPr>
              <w:rPr>
                <w:sz w:val="18"/>
                <w:szCs w:val="18"/>
              </w:rPr>
            </w:pPr>
            <w:r>
              <w:rPr>
                <w:sz w:val="18"/>
                <w:szCs w:val="18"/>
              </w:rPr>
              <w:t>[</w:t>
            </w:r>
            <w:r w:rsidRPr="00055F95">
              <w:rPr>
                <w:sz w:val="18"/>
                <w:szCs w:val="18"/>
              </w:rPr>
              <w:t>The contractual arrangements on the use of ICT services sh</w:t>
            </w:r>
            <w:r>
              <w:rPr>
                <w:sz w:val="18"/>
                <w:szCs w:val="18"/>
              </w:rPr>
              <w:t>all</w:t>
            </w:r>
            <w:r w:rsidRPr="00055F95">
              <w:rPr>
                <w:sz w:val="18"/>
                <w:szCs w:val="18"/>
              </w:rPr>
              <w:t xml:space="preserve"> include:</w:t>
            </w:r>
            <w:r>
              <w:rPr>
                <w:sz w:val="18"/>
                <w:szCs w:val="18"/>
              </w:rPr>
              <w:t>]</w:t>
            </w:r>
          </w:p>
          <w:p w14:paraId="237B460A" w14:textId="77777777" w:rsidR="007D5BC7" w:rsidRDefault="007D5BC7" w:rsidP="00345A8F">
            <w:pPr>
              <w:rPr>
                <w:sz w:val="18"/>
                <w:szCs w:val="18"/>
              </w:rPr>
            </w:pPr>
          </w:p>
          <w:p w14:paraId="4B3AAE4C" w14:textId="77777777" w:rsidR="007D5BC7" w:rsidRPr="00055F95" w:rsidRDefault="00660C28" w:rsidP="00345A8F">
            <w:pPr>
              <w:rPr>
                <w:sz w:val="18"/>
                <w:szCs w:val="18"/>
              </w:rPr>
            </w:pPr>
            <w:r w:rsidRPr="00055F95">
              <w:rPr>
                <w:sz w:val="18"/>
                <w:szCs w:val="18"/>
              </w:rPr>
              <w:t xml:space="preserve">(e) </w:t>
            </w:r>
            <w:r w:rsidRPr="00055F95">
              <w:rPr>
                <w:rFonts w:eastAsia="Times New Roman" w:cs="EUAlbertina"/>
                <w:color w:val="000000"/>
                <w:sz w:val="18"/>
                <w:szCs w:val="18"/>
                <w:lang w:val="x-none"/>
              </w:rPr>
              <w:t>service level descriptions, including updates and revisions thereof.</w:t>
            </w:r>
          </w:p>
        </w:tc>
        <w:tc>
          <w:tcPr>
            <w:tcW w:w="1710" w:type="dxa"/>
          </w:tcPr>
          <w:p w14:paraId="253D6A16" w14:textId="77777777" w:rsidR="007D5BC7" w:rsidRDefault="00660C28" w:rsidP="00345A8F">
            <w:pPr>
              <w:pStyle w:val="ListParagraph"/>
              <w:numPr>
                <w:ilvl w:val="0"/>
                <w:numId w:val="1"/>
              </w:numPr>
              <w:ind w:left="132" w:hanging="132"/>
              <w:rPr>
                <w:sz w:val="18"/>
                <w:szCs w:val="18"/>
              </w:rPr>
            </w:pPr>
            <w:r>
              <w:rPr>
                <w:sz w:val="18"/>
                <w:szCs w:val="18"/>
              </w:rPr>
              <w:t>Service Level Agreement for Microsoft Online Services</w:t>
            </w:r>
          </w:p>
        </w:tc>
        <w:tc>
          <w:tcPr>
            <w:tcW w:w="7650" w:type="dxa"/>
          </w:tcPr>
          <w:p w14:paraId="401B849E" w14:textId="77777777" w:rsidR="007D5BC7" w:rsidRPr="00B5112A" w:rsidRDefault="00660C28" w:rsidP="00345A8F">
            <w:pPr>
              <w:rPr>
                <w:sz w:val="18"/>
                <w:szCs w:val="18"/>
              </w:rPr>
            </w:pPr>
            <w:r w:rsidRPr="00DE7D46">
              <w:rPr>
                <w:b/>
                <w:bCs/>
                <w:sz w:val="18"/>
                <w:szCs w:val="18"/>
              </w:rPr>
              <w:t xml:space="preserve">Microsoft Volume Licensing Service Level Agreement for Microsoft Online Services: </w:t>
            </w:r>
          </w:p>
          <w:p w14:paraId="7ABB64D5" w14:textId="77777777" w:rsidR="007D5BC7" w:rsidRPr="00AB5B98" w:rsidRDefault="00660C28" w:rsidP="00345A8F">
            <w:pPr>
              <w:ind w:left="257"/>
              <w:rPr>
                <w:sz w:val="18"/>
                <w:szCs w:val="18"/>
              </w:rPr>
            </w:pPr>
            <w:r w:rsidRPr="00AB5B98">
              <w:rPr>
                <w:sz w:val="18"/>
                <w:szCs w:val="18"/>
              </w:rPr>
              <w:t xml:space="preserve">See the </w:t>
            </w:r>
            <w:r w:rsidRPr="00AB5B98">
              <w:rPr>
                <w:sz w:val="18"/>
                <w:szCs w:val="18"/>
                <w:u w:val="single"/>
              </w:rPr>
              <w:t>Service Specific Terms</w:t>
            </w:r>
            <w:r w:rsidRPr="00AB5B98">
              <w:rPr>
                <w:sz w:val="18"/>
                <w:szCs w:val="18"/>
              </w:rPr>
              <w:t xml:space="preserve">, </w:t>
            </w:r>
            <w:r w:rsidRPr="00AB5B98">
              <w:rPr>
                <w:sz w:val="18"/>
                <w:szCs w:val="18"/>
                <w:u w:val="single"/>
              </w:rPr>
              <w:t>Appendix A</w:t>
            </w:r>
            <w:r w:rsidRPr="00AB5B98">
              <w:rPr>
                <w:sz w:val="18"/>
                <w:szCs w:val="18"/>
              </w:rPr>
              <w:t xml:space="preserve"> and </w:t>
            </w:r>
            <w:r w:rsidRPr="00AB5B98">
              <w:rPr>
                <w:sz w:val="18"/>
                <w:szCs w:val="18"/>
                <w:u w:val="single"/>
              </w:rPr>
              <w:t xml:space="preserve">Appendix </w:t>
            </w:r>
            <w:proofErr w:type="gramStart"/>
            <w:r w:rsidRPr="00AB5B98">
              <w:rPr>
                <w:sz w:val="18"/>
                <w:szCs w:val="18"/>
                <w:u w:val="single"/>
              </w:rPr>
              <w:t>B</w:t>
            </w:r>
            <w:r w:rsidRPr="00AB5B98">
              <w:rPr>
                <w:sz w:val="18"/>
                <w:szCs w:val="18"/>
              </w:rPr>
              <w:t xml:space="preserve"> for</w:t>
            </w:r>
            <w:proofErr w:type="gramEnd"/>
            <w:r w:rsidRPr="00AB5B98">
              <w:rPr>
                <w:sz w:val="18"/>
                <w:szCs w:val="18"/>
              </w:rPr>
              <w:t xml:space="preserve"> the service level commitments for each paid Online Service.  </w:t>
            </w:r>
          </w:p>
          <w:p w14:paraId="02182B81" w14:textId="77777777" w:rsidR="007D5BC7" w:rsidRDefault="007D5BC7" w:rsidP="00345A8F">
            <w:pPr>
              <w:ind w:left="257"/>
              <w:rPr>
                <w:sz w:val="18"/>
                <w:szCs w:val="18"/>
                <w:u w:val="single"/>
              </w:rPr>
            </w:pPr>
          </w:p>
          <w:p w14:paraId="7449AB88" w14:textId="77777777" w:rsidR="007D5BC7" w:rsidRPr="00B5112A" w:rsidRDefault="00660C28" w:rsidP="00345A8F">
            <w:pPr>
              <w:ind w:left="257"/>
              <w:rPr>
                <w:sz w:val="18"/>
                <w:szCs w:val="18"/>
                <w:u w:val="single"/>
              </w:rPr>
            </w:pPr>
            <w:r w:rsidRPr="00B5112A">
              <w:rPr>
                <w:sz w:val="18"/>
                <w:szCs w:val="18"/>
                <w:u w:val="single"/>
              </w:rPr>
              <w:t>Introduction</w:t>
            </w:r>
          </w:p>
          <w:p w14:paraId="49467F0A" w14:textId="77777777" w:rsidR="007D5BC7" w:rsidRDefault="00660C28" w:rsidP="00345A8F">
            <w:pPr>
              <w:ind w:left="257"/>
              <w:rPr>
                <w:sz w:val="18"/>
                <w:szCs w:val="18"/>
              </w:rPr>
            </w:pPr>
            <w:r w:rsidRPr="00B5112A">
              <w:rPr>
                <w:sz w:val="18"/>
                <w:szCs w:val="18"/>
              </w:rPr>
              <w:t xml:space="preserve">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19" w:history="1">
              <w:r w:rsidR="007D5BC7" w:rsidRPr="0097724C">
                <w:rPr>
                  <w:rStyle w:val="Hyperlink"/>
                  <w:sz w:val="18"/>
                  <w:szCs w:val="18"/>
                </w:rPr>
                <w:t>https://aka.ms/CSLA</w:t>
              </w:r>
            </w:hyperlink>
            <w:r w:rsidRPr="00B5112A">
              <w:rPr>
                <w:sz w:val="18"/>
                <w:szCs w:val="18"/>
              </w:rPr>
              <w:t>.</w:t>
            </w:r>
          </w:p>
          <w:p w14:paraId="30846C24" w14:textId="77777777" w:rsidR="007D5BC7" w:rsidRDefault="007D5BC7" w:rsidP="00345A8F">
            <w:pPr>
              <w:rPr>
                <w:b/>
                <w:bCs/>
                <w:sz w:val="18"/>
                <w:szCs w:val="18"/>
              </w:rPr>
            </w:pPr>
          </w:p>
        </w:tc>
        <w:tc>
          <w:tcPr>
            <w:tcW w:w="7470" w:type="dxa"/>
          </w:tcPr>
          <w:p w14:paraId="63355BD2" w14:textId="77777777" w:rsidR="007D5BC7" w:rsidRDefault="00660C28" w:rsidP="00345A8F">
            <w:pPr>
              <w:rPr>
                <w:sz w:val="18"/>
                <w:szCs w:val="18"/>
              </w:rPr>
            </w:pPr>
            <w:r w:rsidRPr="00873CD5">
              <w:rPr>
                <w:sz w:val="18"/>
                <w:szCs w:val="18"/>
              </w:rPr>
              <w:t xml:space="preserve">The </w:t>
            </w:r>
            <w:r>
              <w:rPr>
                <w:sz w:val="18"/>
                <w:szCs w:val="18"/>
              </w:rPr>
              <w:t>Service Level Agreement (SLA) specifies the</w:t>
            </w:r>
            <w:r w:rsidRPr="00873CD5">
              <w:rPr>
                <w:sz w:val="18"/>
                <w:szCs w:val="18"/>
              </w:rPr>
              <w:t xml:space="preserve"> service levels for each paid Online Service</w:t>
            </w:r>
            <w:r>
              <w:rPr>
                <w:sz w:val="18"/>
                <w:szCs w:val="18"/>
              </w:rPr>
              <w:t xml:space="preserve"> (SLA, Service Specific Terms, Appendix A, and Appendix B). Microsoft will</w:t>
            </w:r>
            <w:r w:rsidRPr="00FA6340">
              <w:rPr>
                <w:sz w:val="18"/>
                <w:szCs w:val="18"/>
              </w:rPr>
              <w:t xml:space="preserve"> </w:t>
            </w:r>
            <w:r>
              <w:rPr>
                <w:sz w:val="18"/>
                <w:szCs w:val="18"/>
              </w:rPr>
              <w:t xml:space="preserve">not </w:t>
            </w:r>
            <w:r w:rsidRPr="00FA6340">
              <w:rPr>
                <w:sz w:val="18"/>
                <w:szCs w:val="18"/>
              </w:rPr>
              <w:t xml:space="preserve">modify the terms of </w:t>
            </w:r>
            <w:r>
              <w:rPr>
                <w:sz w:val="18"/>
                <w:szCs w:val="18"/>
              </w:rPr>
              <w:t>Customer’s</w:t>
            </w:r>
            <w:r w:rsidRPr="00FA6340">
              <w:rPr>
                <w:sz w:val="18"/>
                <w:szCs w:val="18"/>
              </w:rPr>
              <w:t xml:space="preserve"> SLA during the initial term of </w:t>
            </w:r>
            <w:r>
              <w:rPr>
                <w:sz w:val="18"/>
                <w:szCs w:val="18"/>
              </w:rPr>
              <w:t>Customer’s</w:t>
            </w:r>
            <w:r w:rsidRPr="00FA6340">
              <w:rPr>
                <w:sz w:val="18"/>
                <w:szCs w:val="18"/>
              </w:rPr>
              <w:t xml:space="preserve"> subscription</w:t>
            </w:r>
            <w:r>
              <w:rPr>
                <w:sz w:val="18"/>
                <w:szCs w:val="18"/>
              </w:rPr>
              <w:t xml:space="preserve">. If Customer </w:t>
            </w:r>
            <w:r w:rsidRPr="00FA6340">
              <w:rPr>
                <w:sz w:val="18"/>
                <w:szCs w:val="18"/>
              </w:rPr>
              <w:t>renew</w:t>
            </w:r>
            <w:r>
              <w:rPr>
                <w:sz w:val="18"/>
                <w:szCs w:val="18"/>
              </w:rPr>
              <w:t>s their</w:t>
            </w:r>
            <w:r w:rsidRPr="00FA6340">
              <w:rPr>
                <w:sz w:val="18"/>
                <w:szCs w:val="18"/>
              </w:rPr>
              <w:t xml:space="preserve"> subscription, the </w:t>
            </w:r>
            <w:r>
              <w:rPr>
                <w:sz w:val="18"/>
                <w:szCs w:val="18"/>
              </w:rPr>
              <w:t>then-current</w:t>
            </w:r>
            <w:r w:rsidRPr="00FA6340">
              <w:rPr>
                <w:sz w:val="18"/>
                <w:szCs w:val="18"/>
              </w:rPr>
              <w:t xml:space="preserve"> version of th</w:t>
            </w:r>
            <w:r>
              <w:rPr>
                <w:sz w:val="18"/>
                <w:szCs w:val="18"/>
              </w:rPr>
              <w:t>e</w:t>
            </w:r>
            <w:r w:rsidRPr="00FA6340">
              <w:rPr>
                <w:sz w:val="18"/>
                <w:szCs w:val="18"/>
              </w:rPr>
              <w:t xml:space="preserve"> SLA will apply throughout </w:t>
            </w:r>
            <w:r>
              <w:rPr>
                <w:sz w:val="18"/>
                <w:szCs w:val="18"/>
              </w:rPr>
              <w:t>the</w:t>
            </w:r>
            <w:r w:rsidRPr="00FA6340">
              <w:rPr>
                <w:sz w:val="18"/>
                <w:szCs w:val="18"/>
              </w:rPr>
              <w:t xml:space="preserve"> renewal term. </w:t>
            </w:r>
            <w:r>
              <w:rPr>
                <w:sz w:val="18"/>
                <w:szCs w:val="18"/>
              </w:rPr>
              <w:t xml:space="preserve">Microsoft </w:t>
            </w:r>
            <w:r w:rsidRPr="00FA6340">
              <w:rPr>
                <w:sz w:val="18"/>
                <w:szCs w:val="18"/>
              </w:rPr>
              <w:t>will provide at least 90 days’ notice for adverse material changes to th</w:t>
            </w:r>
            <w:r>
              <w:rPr>
                <w:sz w:val="18"/>
                <w:szCs w:val="18"/>
              </w:rPr>
              <w:t>e</w:t>
            </w:r>
            <w:r w:rsidRPr="00FA6340">
              <w:rPr>
                <w:sz w:val="18"/>
                <w:szCs w:val="18"/>
              </w:rPr>
              <w:t xml:space="preserve"> SLA. </w:t>
            </w:r>
            <w:r>
              <w:rPr>
                <w:sz w:val="18"/>
                <w:szCs w:val="18"/>
              </w:rPr>
              <w:t>Customers</w:t>
            </w:r>
            <w:r w:rsidRPr="00FA6340">
              <w:rPr>
                <w:sz w:val="18"/>
                <w:szCs w:val="18"/>
              </w:rPr>
              <w:t xml:space="preserve"> can review the current version of th</w:t>
            </w:r>
            <w:r>
              <w:rPr>
                <w:sz w:val="18"/>
                <w:szCs w:val="18"/>
              </w:rPr>
              <w:t>e</w:t>
            </w:r>
            <w:r w:rsidRPr="00FA6340">
              <w:rPr>
                <w:sz w:val="18"/>
                <w:szCs w:val="18"/>
              </w:rPr>
              <w:t xml:space="preserve"> SLA at any time by visiting </w:t>
            </w:r>
            <w:hyperlink r:id="rId20" w:history="1">
              <w:r w:rsidR="007D5BC7" w:rsidRPr="002C0638">
                <w:rPr>
                  <w:rStyle w:val="Hyperlink"/>
                  <w:sz w:val="18"/>
                  <w:szCs w:val="18"/>
                </w:rPr>
                <w:t>https://aka.ms/CSLA</w:t>
              </w:r>
            </w:hyperlink>
            <w:r w:rsidR="00D41CBA">
              <w:rPr>
                <w:rStyle w:val="Hyperlink"/>
                <w:sz w:val="18"/>
                <w:szCs w:val="18"/>
              </w:rPr>
              <w:t>.</w:t>
            </w:r>
            <w:r>
              <w:rPr>
                <w:sz w:val="18"/>
                <w:szCs w:val="18"/>
              </w:rPr>
              <w:t xml:space="preserve"> (SLA, Introduction).</w:t>
            </w:r>
          </w:p>
          <w:p w14:paraId="111070B7" w14:textId="77777777" w:rsidR="007D5BC7" w:rsidRDefault="007D5BC7" w:rsidP="00345A8F">
            <w:pPr>
              <w:rPr>
                <w:sz w:val="18"/>
                <w:szCs w:val="18"/>
              </w:rPr>
            </w:pPr>
          </w:p>
          <w:p w14:paraId="3EC0E5C3" w14:textId="77777777" w:rsidR="007D5BC7" w:rsidRPr="009D1BFA" w:rsidRDefault="007D5BC7" w:rsidP="00837801">
            <w:pPr>
              <w:rPr>
                <w:b/>
                <w:bCs/>
                <w:sz w:val="18"/>
                <w:szCs w:val="18"/>
              </w:rPr>
            </w:pPr>
          </w:p>
        </w:tc>
      </w:tr>
      <w:tr w:rsidR="000B722B" w14:paraId="07C594C9" w14:textId="77777777" w:rsidTr="007F64A9">
        <w:trPr>
          <w:trHeight w:val="300"/>
        </w:trPr>
        <w:tc>
          <w:tcPr>
            <w:tcW w:w="535" w:type="dxa"/>
            <w:shd w:val="clear" w:color="auto" w:fill="E8E8E8" w:themeFill="background2"/>
          </w:tcPr>
          <w:p w14:paraId="3F95136C" w14:textId="77777777" w:rsidR="007D5BC7" w:rsidRPr="00DB3C0F" w:rsidRDefault="007D5BC7" w:rsidP="0063537B">
            <w:pPr>
              <w:pStyle w:val="ListParagraph"/>
              <w:numPr>
                <w:ilvl w:val="0"/>
                <w:numId w:val="12"/>
              </w:numPr>
              <w:ind w:left="420"/>
              <w:rPr>
                <w:b/>
                <w:bCs/>
                <w:sz w:val="18"/>
                <w:szCs w:val="18"/>
              </w:rPr>
            </w:pPr>
            <w:bookmarkStart w:id="3" w:name="_Ref180405554"/>
          </w:p>
        </w:tc>
        <w:bookmarkEnd w:id="3"/>
        <w:tc>
          <w:tcPr>
            <w:tcW w:w="1486" w:type="dxa"/>
          </w:tcPr>
          <w:p w14:paraId="5516DE64" w14:textId="77777777" w:rsidR="007D5BC7" w:rsidRPr="00055F95" w:rsidRDefault="00660C28" w:rsidP="00345A8F">
            <w:pPr>
              <w:rPr>
                <w:sz w:val="18"/>
                <w:szCs w:val="18"/>
              </w:rPr>
            </w:pPr>
            <w:r w:rsidRPr="00055F95">
              <w:rPr>
                <w:sz w:val="18"/>
                <w:szCs w:val="18"/>
              </w:rPr>
              <w:t>Art 30(2)(f)</w:t>
            </w:r>
          </w:p>
        </w:tc>
        <w:tc>
          <w:tcPr>
            <w:tcW w:w="3734" w:type="dxa"/>
          </w:tcPr>
          <w:p w14:paraId="695E7918"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68587498" w14:textId="77777777" w:rsidR="007D5BC7" w:rsidRDefault="007D5BC7" w:rsidP="00345A8F">
            <w:pPr>
              <w:rPr>
                <w:sz w:val="18"/>
                <w:szCs w:val="18"/>
              </w:rPr>
            </w:pPr>
          </w:p>
          <w:p w14:paraId="247DD41F" w14:textId="77777777" w:rsidR="007D5BC7" w:rsidRPr="00055F95" w:rsidRDefault="00660C28" w:rsidP="00345A8F">
            <w:pPr>
              <w:rPr>
                <w:sz w:val="18"/>
                <w:szCs w:val="18"/>
              </w:rPr>
            </w:pPr>
            <w:r w:rsidRPr="00055F95">
              <w:rPr>
                <w:sz w:val="18"/>
                <w:szCs w:val="18"/>
              </w:rPr>
              <w:t xml:space="preserve">(f) </w:t>
            </w:r>
            <w:r w:rsidRPr="00055F95">
              <w:rPr>
                <w:rFonts w:eastAsia="Times New Roman" w:cs="EUAlbertina"/>
                <w:color w:val="000000"/>
                <w:sz w:val="18"/>
                <w:szCs w:val="18"/>
                <w:lang w:val="x-none"/>
              </w:rPr>
              <w:t xml:space="preserve">the obligation of the ICT third-party service provider to </w:t>
            </w:r>
            <w:proofErr w:type="gramStart"/>
            <w:r w:rsidRPr="00055F95">
              <w:rPr>
                <w:rFonts w:eastAsia="Times New Roman" w:cs="EUAlbertina"/>
                <w:color w:val="000000"/>
                <w:sz w:val="18"/>
                <w:szCs w:val="18"/>
                <w:lang w:val="x-none"/>
              </w:rPr>
              <w:t>provide assistance to</w:t>
            </w:r>
            <w:proofErr w:type="gramEnd"/>
            <w:r w:rsidRPr="00055F95">
              <w:rPr>
                <w:rFonts w:eastAsia="Times New Roman" w:cs="EUAlbertina"/>
                <w:color w:val="000000"/>
                <w:sz w:val="18"/>
                <w:szCs w:val="18"/>
                <w:lang w:val="x-none"/>
              </w:rPr>
              <w:t xml:space="preserve"> the financial entity at no additional cost, or at a cost that is determined </w:t>
            </w:r>
            <w:r w:rsidRPr="007968FC">
              <w:rPr>
                <w:rFonts w:eastAsia="Times New Roman" w:cs="EUAlbertina"/>
                <w:i/>
                <w:color w:val="000000"/>
                <w:sz w:val="18"/>
                <w:szCs w:val="18"/>
                <w:lang w:val="x-none"/>
              </w:rPr>
              <w:t>ex-ante</w:t>
            </w:r>
            <w:r w:rsidRPr="00055F95">
              <w:rPr>
                <w:rFonts w:eastAsia="Times New Roman" w:cs="EUAlbertina"/>
                <w:color w:val="000000"/>
                <w:sz w:val="18"/>
                <w:szCs w:val="18"/>
                <w:lang w:val="x-none"/>
              </w:rPr>
              <w:t>, when an ICT incident that is related to the ICT service provided to the financial entity occurs.</w:t>
            </w:r>
          </w:p>
        </w:tc>
        <w:tc>
          <w:tcPr>
            <w:tcW w:w="1710" w:type="dxa"/>
          </w:tcPr>
          <w:p w14:paraId="0A3F6821" w14:textId="77777777" w:rsidR="007D5BC7" w:rsidRDefault="00660C28" w:rsidP="00345A8F">
            <w:pPr>
              <w:pStyle w:val="ListParagraph"/>
              <w:numPr>
                <w:ilvl w:val="0"/>
                <w:numId w:val="1"/>
              </w:numPr>
              <w:ind w:left="132" w:hanging="132"/>
              <w:rPr>
                <w:sz w:val="18"/>
                <w:szCs w:val="18"/>
              </w:rPr>
            </w:pPr>
            <w:r>
              <w:rPr>
                <w:sz w:val="18"/>
                <w:szCs w:val="18"/>
              </w:rPr>
              <w:t xml:space="preserve">DORA </w:t>
            </w:r>
            <w:r w:rsidR="003F0E6D">
              <w:rPr>
                <w:sz w:val="18"/>
                <w:szCs w:val="18"/>
              </w:rPr>
              <w:t>Supplement</w:t>
            </w:r>
          </w:p>
          <w:p w14:paraId="3D8A7CAD" w14:textId="77777777" w:rsidR="007D5BC7" w:rsidRDefault="00660C28" w:rsidP="00345A8F">
            <w:pPr>
              <w:pStyle w:val="ListParagraph"/>
              <w:numPr>
                <w:ilvl w:val="0"/>
                <w:numId w:val="1"/>
              </w:numPr>
              <w:ind w:left="132" w:hanging="132"/>
              <w:rPr>
                <w:sz w:val="18"/>
                <w:szCs w:val="18"/>
              </w:rPr>
            </w:pPr>
            <w:r>
              <w:rPr>
                <w:sz w:val="18"/>
                <w:szCs w:val="18"/>
              </w:rPr>
              <w:t>DPA</w:t>
            </w:r>
          </w:p>
          <w:p w14:paraId="04DDC5A7" w14:textId="77777777" w:rsidR="007D5BC7" w:rsidRDefault="00660C28" w:rsidP="00345A8F">
            <w:pPr>
              <w:pStyle w:val="ListParagraph"/>
              <w:numPr>
                <w:ilvl w:val="0"/>
                <w:numId w:val="1"/>
              </w:numPr>
              <w:ind w:left="132" w:hanging="132"/>
              <w:rPr>
                <w:sz w:val="18"/>
                <w:szCs w:val="18"/>
              </w:rPr>
            </w:pPr>
            <w:r>
              <w:rPr>
                <w:sz w:val="18"/>
                <w:szCs w:val="18"/>
              </w:rPr>
              <w:t>M</w:t>
            </w:r>
            <w:r w:rsidR="004F3131">
              <w:rPr>
                <w:sz w:val="18"/>
                <w:szCs w:val="18"/>
              </w:rPr>
              <w:t>850</w:t>
            </w:r>
          </w:p>
        </w:tc>
        <w:tc>
          <w:tcPr>
            <w:tcW w:w="7650" w:type="dxa"/>
          </w:tcPr>
          <w:p w14:paraId="4AF4521D" w14:textId="77777777" w:rsidR="007D5BC7" w:rsidRPr="0033233C" w:rsidRDefault="00660C28" w:rsidP="00345A8F">
            <w:pPr>
              <w:rPr>
                <w:b/>
                <w:bCs/>
                <w:sz w:val="18"/>
                <w:szCs w:val="18"/>
              </w:rPr>
            </w:pPr>
            <w:r w:rsidRPr="0033233C">
              <w:rPr>
                <w:b/>
                <w:bCs/>
                <w:sz w:val="18"/>
                <w:szCs w:val="18"/>
              </w:rPr>
              <w:t xml:space="preserve">DORA </w:t>
            </w:r>
            <w:r w:rsidR="003F0E6D">
              <w:rPr>
                <w:b/>
                <w:bCs/>
                <w:sz w:val="18"/>
                <w:szCs w:val="18"/>
              </w:rPr>
              <w:t>Supplement</w:t>
            </w:r>
            <w:r w:rsidRPr="0033233C">
              <w:rPr>
                <w:b/>
                <w:bCs/>
                <w:sz w:val="18"/>
                <w:szCs w:val="18"/>
              </w:rPr>
              <w:t xml:space="preserve">: </w:t>
            </w:r>
          </w:p>
          <w:p w14:paraId="19FEF017" w14:textId="77777777" w:rsidR="00B416B2" w:rsidRDefault="00660C28" w:rsidP="00345A8F">
            <w:pPr>
              <w:ind w:left="167"/>
              <w:rPr>
                <w:sz w:val="18"/>
                <w:szCs w:val="18"/>
                <w:u w:val="single"/>
              </w:rPr>
            </w:pPr>
            <w:r>
              <w:rPr>
                <w:sz w:val="18"/>
                <w:szCs w:val="18"/>
                <w:u w:val="single"/>
              </w:rPr>
              <w:t>Section 1.1</w:t>
            </w:r>
          </w:p>
          <w:p w14:paraId="644D55C1" w14:textId="77777777" w:rsidR="00B416B2" w:rsidRPr="00B416B2" w:rsidRDefault="00660C28" w:rsidP="00345A8F">
            <w:pPr>
              <w:ind w:left="167"/>
              <w:rPr>
                <w:sz w:val="18"/>
                <w:szCs w:val="18"/>
              </w:rPr>
            </w:pPr>
            <w:r w:rsidRPr="00B416B2">
              <w:rPr>
                <w:sz w:val="18"/>
                <w:szCs w:val="18"/>
              </w:rPr>
              <w:t>“</w:t>
            </w:r>
            <w:r w:rsidRPr="00B416B2">
              <w:rPr>
                <w:b/>
                <w:bCs/>
                <w:sz w:val="18"/>
                <w:szCs w:val="18"/>
              </w:rPr>
              <w:t>Information and Communication Technology (ICT) Incident</w:t>
            </w:r>
            <w:r w:rsidRPr="00B416B2">
              <w:rPr>
                <w:sz w:val="18"/>
                <w:szCs w:val="18"/>
              </w:rPr>
              <w:t>” means a single event or a series of linked events impacting Customer’s use of a Critical or Important Online Service and unplanned by Customer that compromises the security of Customer’s network and information systems, and has an adverse impact on the availability, authenticity, integrity, or confidentiality of data, or on the services provided by Customer.</w:t>
            </w:r>
          </w:p>
          <w:p w14:paraId="05DFBE2F" w14:textId="77777777" w:rsidR="00B416B2" w:rsidRDefault="00B416B2" w:rsidP="00345A8F">
            <w:pPr>
              <w:ind w:left="167"/>
              <w:rPr>
                <w:sz w:val="18"/>
                <w:szCs w:val="18"/>
                <w:u w:val="single"/>
              </w:rPr>
            </w:pPr>
          </w:p>
          <w:p w14:paraId="738FC838" w14:textId="77777777" w:rsidR="007D5BC7" w:rsidRPr="006645BE" w:rsidRDefault="00660C28" w:rsidP="00345A8F">
            <w:pPr>
              <w:ind w:left="167"/>
              <w:rPr>
                <w:sz w:val="18"/>
                <w:szCs w:val="18"/>
                <w:u w:val="single"/>
              </w:rPr>
            </w:pPr>
            <w:r>
              <w:rPr>
                <w:sz w:val="18"/>
                <w:szCs w:val="18"/>
                <w:u w:val="single"/>
              </w:rPr>
              <w:t>Sect</w:t>
            </w:r>
            <w:r w:rsidRPr="006645BE">
              <w:rPr>
                <w:sz w:val="18"/>
                <w:szCs w:val="18"/>
                <w:u w:val="single"/>
              </w:rPr>
              <w:t xml:space="preserve">ion </w:t>
            </w:r>
            <w:r>
              <w:rPr>
                <w:sz w:val="18"/>
                <w:szCs w:val="18"/>
                <w:u w:val="single"/>
              </w:rPr>
              <w:t>5</w:t>
            </w:r>
            <w:r w:rsidRPr="006645BE">
              <w:rPr>
                <w:sz w:val="18"/>
                <w:szCs w:val="18"/>
                <w:u w:val="single"/>
              </w:rPr>
              <w:t>.1</w:t>
            </w:r>
            <w:r w:rsidRPr="006645BE">
              <w:rPr>
                <w:sz w:val="18"/>
                <w:szCs w:val="18"/>
              </w:rPr>
              <w:t xml:space="preserve"> </w:t>
            </w:r>
            <w:r w:rsidRPr="006645BE">
              <w:rPr>
                <w:sz w:val="18"/>
                <w:szCs w:val="18"/>
              </w:rPr>
              <w:tab/>
            </w:r>
          </w:p>
          <w:p w14:paraId="6E01008E" w14:textId="77777777" w:rsidR="007D5BC7" w:rsidRPr="006645BE" w:rsidRDefault="00660C28" w:rsidP="00166776">
            <w:pPr>
              <w:pStyle w:val="ListParagraph"/>
              <w:ind w:left="166"/>
              <w:rPr>
                <w:sz w:val="18"/>
                <w:szCs w:val="18"/>
              </w:rPr>
            </w:pPr>
            <w:r w:rsidRPr="007D5BC7">
              <w:rPr>
                <w:b/>
                <w:bCs/>
                <w:sz w:val="18"/>
                <w:szCs w:val="18"/>
              </w:rPr>
              <w:t xml:space="preserve">Assistance for ICT Incidents. </w:t>
            </w:r>
            <w:r w:rsidRPr="007D5BC7">
              <w:rPr>
                <w:sz w:val="18"/>
                <w:szCs w:val="18"/>
              </w:rPr>
              <w:t>Microsoft will provide the Customer with reasonable assistance with respect to an ICT Incident at a cost determined pursuant to Microsoft’s published support offerings current as of the date of the ICT Incident. In addition to Microsoft’s commitments regarding Security Incident notification, Microsoft will notify Customer if Microsoft becomes aware of a development that Microsoft determines may have a material impact on Microsoft’s ability to provide the Critical or Important Online Services in conformance with applicable service level agreements</w:t>
            </w:r>
            <w:r>
              <w:rPr>
                <w:sz w:val="18"/>
                <w:szCs w:val="18"/>
              </w:rPr>
              <w:t>.</w:t>
            </w:r>
          </w:p>
          <w:p w14:paraId="377F3D4D" w14:textId="77777777" w:rsidR="007D5BC7" w:rsidRPr="00927670" w:rsidRDefault="007D5BC7" w:rsidP="00345A8F">
            <w:pPr>
              <w:rPr>
                <w:sz w:val="18"/>
                <w:szCs w:val="18"/>
              </w:rPr>
            </w:pPr>
          </w:p>
          <w:p w14:paraId="275F743D" w14:textId="77777777" w:rsidR="007D5BC7" w:rsidRPr="00CD589E" w:rsidRDefault="00660C28" w:rsidP="00F62E47">
            <w:pPr>
              <w:pStyle w:val="ProductList-Body"/>
              <w:tabs>
                <w:tab w:val="clear" w:pos="158"/>
              </w:tabs>
              <w:spacing w:after="120"/>
              <w:ind w:left="173" w:hanging="173"/>
              <w:rPr>
                <w:b/>
                <w:bCs/>
                <w:szCs w:val="18"/>
              </w:rPr>
            </w:pPr>
            <w:r w:rsidRPr="00CD589E">
              <w:rPr>
                <w:b/>
                <w:bCs/>
                <w:szCs w:val="18"/>
              </w:rPr>
              <w:t>DPA:</w:t>
            </w:r>
            <w:r w:rsidRPr="00CD589E">
              <w:rPr>
                <w:szCs w:val="18"/>
              </w:rPr>
              <w:br/>
            </w:r>
            <w:r w:rsidRPr="00CD589E">
              <w:rPr>
                <w:u w:val="single"/>
              </w:rPr>
              <w:t>Security</w:t>
            </w:r>
            <w:r w:rsidRPr="00CD589E">
              <w:rPr>
                <w:bCs/>
                <w:szCs w:val="18"/>
                <w:u w:val="single"/>
              </w:rPr>
              <w:t xml:space="preserve"> Incident Notification</w:t>
            </w:r>
            <w:r w:rsidRPr="00CD589E">
              <w:rPr>
                <w:bCs/>
                <w:szCs w:val="18"/>
              </w:rPr>
              <w:br/>
              <w:t>If Microsoft becomes aware of a breach of security leading to the accidental or unlawful destruction, loss, alteration, unauthorized disclosure of, or access to Customer Data, Professional Services Data, or Personal Data while processed by Microsoft (each a “Security Incident”),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13FB03A8" w14:textId="77777777" w:rsidR="007D5BC7" w:rsidRPr="00CD589E" w:rsidRDefault="00660C28" w:rsidP="00345A8F">
            <w:pPr>
              <w:pStyle w:val="ProductList-Body"/>
              <w:spacing w:after="120"/>
              <w:ind w:left="161"/>
              <w:rPr>
                <w:bCs/>
              </w:rPr>
            </w:pPr>
            <w:r w:rsidRPr="00CD589E">
              <w:rPr>
                <w:bCs/>
              </w:rPr>
              <w:t xml:space="preserve">Notification(s) of Security Incidents will be delivered to </w:t>
            </w:r>
            <w:proofErr w:type="gramStart"/>
            <w:r w:rsidRPr="00CD589E">
              <w:rPr>
                <w:bCs/>
              </w:rPr>
              <w:t>Customer</w:t>
            </w:r>
            <w:proofErr w:type="gramEnd"/>
            <w:r w:rsidRPr="00CD589E">
              <w:rPr>
                <w:bCs/>
              </w:rPr>
              <w:t xml:space="preserve"> by any means Microsoft selects, including via email. It is Customer’s sole responsibility to ensure Customer maintains accurate contact information with Microsoft for each applicable Product and Professional Service. Customer is solely responsible for complying with </w:t>
            </w:r>
            <w:proofErr w:type="gramStart"/>
            <w:r w:rsidRPr="00CD589E">
              <w:rPr>
                <w:bCs/>
              </w:rPr>
              <w:t>its</w:t>
            </w:r>
            <w:proofErr w:type="gramEnd"/>
            <w:r w:rsidRPr="00CD589E">
              <w:rPr>
                <w:bCs/>
              </w:rPr>
              <w:t xml:space="preserve"> obligations under incident notification laws applicable to Customer and fulfilling any third-party notification obligations related to any Security Incident.</w:t>
            </w:r>
          </w:p>
          <w:p w14:paraId="1FC8000D" w14:textId="77777777" w:rsidR="007D5BC7" w:rsidRPr="00CD589E" w:rsidRDefault="00660C28" w:rsidP="00345A8F">
            <w:pPr>
              <w:pStyle w:val="ProductList-Body"/>
              <w:spacing w:after="120"/>
              <w:ind w:left="161"/>
              <w:rPr>
                <w:bCs/>
              </w:rPr>
            </w:pPr>
            <w:r w:rsidRPr="00CD589E">
              <w:rPr>
                <w:bCs/>
              </w:rPr>
              <w:t>Microsoft shall make reasonable efforts to assist Customer in fulfilling Customer’s obligation under GDPR Article 33 or other applicable law or regulation to notify the relevant supervisory authority and data subjects about such Security Incident.</w:t>
            </w:r>
          </w:p>
          <w:p w14:paraId="56B6B927" w14:textId="77777777" w:rsidR="007D5BC7" w:rsidRPr="00CD589E" w:rsidRDefault="00660C28" w:rsidP="00345A8F">
            <w:pPr>
              <w:pStyle w:val="ProductList-Body"/>
              <w:ind w:left="161"/>
              <w:rPr>
                <w:bCs/>
              </w:rPr>
            </w:pPr>
            <w:r w:rsidRPr="00CD589E">
              <w:rPr>
                <w:bCs/>
              </w:rPr>
              <w:t xml:space="preserve">Microsoft’s notification of </w:t>
            </w:r>
            <w:proofErr w:type="gramStart"/>
            <w:r w:rsidRPr="00CD589E">
              <w:rPr>
                <w:bCs/>
              </w:rPr>
              <w:t>or</w:t>
            </w:r>
            <w:proofErr w:type="gramEnd"/>
            <w:r w:rsidRPr="00CD589E">
              <w:rPr>
                <w:bCs/>
              </w:rPr>
              <w:t xml:space="preserve"> response to a Security Incident under this section is not an acknowledgement by Microsoft of any fault or liability with respect to the Security Incident.</w:t>
            </w:r>
          </w:p>
          <w:p w14:paraId="3AEA037B" w14:textId="77777777" w:rsidR="007D5BC7" w:rsidRPr="00CD589E" w:rsidRDefault="007D5BC7" w:rsidP="00345A8F">
            <w:pPr>
              <w:pStyle w:val="ProductList-Body"/>
              <w:ind w:left="161"/>
              <w:rPr>
                <w:bCs/>
              </w:rPr>
            </w:pPr>
          </w:p>
          <w:p w14:paraId="3E945841" w14:textId="77777777" w:rsidR="007D5BC7" w:rsidRDefault="00660C28" w:rsidP="00345A8F">
            <w:pPr>
              <w:pStyle w:val="ProductList-Body"/>
              <w:spacing w:after="120"/>
              <w:ind w:left="161"/>
              <w:rPr>
                <w:szCs w:val="18"/>
              </w:rPr>
            </w:pPr>
            <w:r w:rsidRPr="00CD589E">
              <w:rPr>
                <w:szCs w:val="18"/>
              </w:rPr>
              <w:t>Customer must notify Microsoft promptly about any possible misuse of its accounts or authentication credentials or any security incident related to the Products and Services.</w:t>
            </w:r>
          </w:p>
          <w:p w14:paraId="5C0A95E5" w14:textId="77777777" w:rsidR="007D5BC7" w:rsidRPr="002F03D2" w:rsidRDefault="00660C28" w:rsidP="00F62E47">
            <w:pPr>
              <w:pStyle w:val="ProductList-Body"/>
              <w:rPr>
                <w:b/>
                <w:szCs w:val="18"/>
              </w:rPr>
            </w:pPr>
            <w:r w:rsidRPr="002F03D2">
              <w:rPr>
                <w:b/>
                <w:szCs w:val="18"/>
              </w:rPr>
              <w:t>M</w:t>
            </w:r>
            <w:r w:rsidR="004F3131">
              <w:rPr>
                <w:b/>
                <w:szCs w:val="18"/>
              </w:rPr>
              <w:t>850</w:t>
            </w:r>
            <w:r w:rsidRPr="002F03D2">
              <w:rPr>
                <w:b/>
                <w:szCs w:val="18"/>
              </w:rPr>
              <w:t xml:space="preserve">: </w:t>
            </w:r>
          </w:p>
          <w:p w14:paraId="1D255BB1" w14:textId="77777777" w:rsidR="00AF656D" w:rsidRDefault="00660C28" w:rsidP="007171C1">
            <w:pPr>
              <w:pStyle w:val="ProductList-Body"/>
              <w:spacing w:after="120"/>
              <w:ind w:left="173"/>
              <w:rPr>
                <w:u w:val="single"/>
              </w:rPr>
            </w:pPr>
            <w:r>
              <w:rPr>
                <w:u w:val="single"/>
              </w:rPr>
              <w:t>Section 7(a)</w:t>
            </w:r>
          </w:p>
          <w:p w14:paraId="3D3B658D" w14:textId="77777777" w:rsidR="00AF656D" w:rsidRDefault="00660C28" w:rsidP="007171C1">
            <w:pPr>
              <w:pStyle w:val="ProductList-Body"/>
              <w:spacing w:after="120"/>
              <w:ind w:left="173"/>
              <w:rPr>
                <w:u w:val="single"/>
              </w:rPr>
            </w:pPr>
            <w:r w:rsidRPr="00AF656D">
              <w:rPr>
                <w:b/>
                <w:bCs/>
              </w:rPr>
              <w:t>Significant Events</w:t>
            </w:r>
            <w:r w:rsidRPr="00AF656D">
              <w:t>. If Microsoft becomes aware of a Security Incident (as defined in the DPA), in addition to the obligations described in the DPA, Microsoft will notify the Customer of the nature, common causes and resolution of such Security Incident that can reasonably be expected to have a material service impact or adverse impact on the Customer’s use of the Online Services, and will provide communications regarding Microsoft’s risk-threat evaluations or other circumstances that may have a serious impact.</w:t>
            </w:r>
          </w:p>
          <w:p w14:paraId="2AB39A4E" w14:textId="77777777" w:rsidR="00D41CBA" w:rsidRPr="00D41CBA" w:rsidRDefault="00660C28" w:rsidP="007171C1">
            <w:pPr>
              <w:pStyle w:val="ProductList-Body"/>
              <w:spacing w:after="120"/>
              <w:ind w:left="173"/>
              <w:rPr>
                <w:u w:val="single"/>
              </w:rPr>
            </w:pPr>
            <w:r>
              <w:rPr>
                <w:u w:val="single"/>
              </w:rPr>
              <w:t>Section 7(</w:t>
            </w:r>
            <w:r w:rsidR="007C68A0">
              <w:rPr>
                <w:u w:val="single"/>
              </w:rPr>
              <w:t>b</w:t>
            </w:r>
            <w:r>
              <w:rPr>
                <w:u w:val="single"/>
              </w:rPr>
              <w:t>)</w:t>
            </w:r>
          </w:p>
          <w:p w14:paraId="47337222" w14:textId="77777777" w:rsidR="00D41CBA" w:rsidRPr="007562F6" w:rsidRDefault="00660C28" w:rsidP="007171C1">
            <w:pPr>
              <w:pStyle w:val="ProductList-Body"/>
              <w:spacing w:after="120"/>
              <w:ind w:left="173"/>
            </w:pPr>
            <w:r w:rsidRPr="00D41CBA">
              <w:rPr>
                <w:b/>
                <w:bCs/>
              </w:rPr>
              <w:t xml:space="preserve">Computer-Security Incident Notification. </w:t>
            </w:r>
            <w:r w:rsidRPr="00D41CBA">
              <w:t>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will provide notice as soon as possible to a Customer-designated point of contact affected by the computer-security incident. Customer</w:t>
            </w:r>
            <w:r w:rsidR="004B46B9">
              <w:t>, as FS Agent,</w:t>
            </w:r>
            <w:r w:rsidRPr="00D41CBA">
              <w:t xml:space="preserve"> is responsible for maintaining accurate contact information for any Online Services associated with the Enrollment</w:t>
            </w:r>
            <w:r w:rsidR="004B46B9">
              <w:t xml:space="preserve"> for the benefit of FS Entities</w:t>
            </w:r>
            <w:r w:rsidRPr="00D41CBA">
              <w:t>. Notice may be provided to Customer by means selected by Microsoft, which may include via email or telephone communication. For purposes of this Amendment, “</w:t>
            </w:r>
            <w:r w:rsidRPr="00D41CBA">
              <w:rPr>
                <w:b/>
                <w:bCs/>
              </w:rPr>
              <w:t>computer-security incident</w:t>
            </w:r>
            <w:r w:rsidRPr="00D41CBA">
              <w:t xml:space="preserve">” means an occurrence that results in actual harm to an information </w:t>
            </w:r>
            <w:proofErr w:type="gramStart"/>
            <w:r w:rsidRPr="00D41CBA">
              <w:t>system</w:t>
            </w:r>
            <w:proofErr w:type="gramEnd"/>
            <w:r w:rsidRPr="00D41CBA">
              <w:t xml:space="preserve"> or the information contained within it (as defined in the Office of the Comptroller of the Currency, </w:t>
            </w:r>
            <w:r w:rsidRPr="00D41CBA">
              <w:rPr>
                <w:i/>
                <w:iCs/>
              </w:rPr>
              <w:t>Computer-Security Incident Notification Requirements for Banking Organizations and Their Bank Service Providers</w:t>
            </w:r>
            <w:r w:rsidRPr="00D41CBA">
              <w:t>, 86 FR 66424 (Nov. 23, 2021)).</w:t>
            </w:r>
          </w:p>
        </w:tc>
        <w:tc>
          <w:tcPr>
            <w:tcW w:w="7470" w:type="dxa"/>
          </w:tcPr>
          <w:p w14:paraId="1BAE6D5A" w14:textId="77777777" w:rsidR="004F5746" w:rsidRPr="005C1F3D" w:rsidRDefault="00660C28" w:rsidP="004F5746">
            <w:pPr>
              <w:pStyle w:val="ListParagraph"/>
              <w:ind w:left="0"/>
              <w:rPr>
                <w:sz w:val="18"/>
                <w:szCs w:val="18"/>
              </w:rPr>
            </w:pPr>
            <w:r>
              <w:rPr>
                <w:sz w:val="18"/>
                <w:szCs w:val="18"/>
              </w:rPr>
              <w:t>First, for context, because the</w:t>
            </w:r>
            <w:r w:rsidRPr="005C1F3D">
              <w:rPr>
                <w:sz w:val="18"/>
                <w:szCs w:val="18"/>
              </w:rPr>
              <w:t xml:space="preserve"> definition of “ICT incident” under DORA differs slightly from Microsoft’s existing definition of “Security Incident” in its contract stack, Microsoft has: (i) included DORA’s definition of “ICT incident” in the DORA Addendum, and (ii) provided Section 5.1 of the DORA Addendum to address this difference. Microsoft’s existing, robust commitments around security and “Security Incidents” under the M</w:t>
            </w:r>
            <w:r w:rsidR="00207649">
              <w:rPr>
                <w:sz w:val="18"/>
                <w:szCs w:val="18"/>
              </w:rPr>
              <w:t>850</w:t>
            </w:r>
            <w:r w:rsidRPr="005C1F3D">
              <w:rPr>
                <w:sz w:val="18"/>
                <w:szCs w:val="18"/>
              </w:rPr>
              <w:t xml:space="preserve"> and DPA</w:t>
            </w:r>
            <w:r>
              <w:rPr>
                <w:sz w:val="18"/>
                <w:szCs w:val="18"/>
              </w:rPr>
              <w:t xml:space="preserve"> (which, for clarity, continue to apply)</w:t>
            </w:r>
            <w:r w:rsidRPr="005C1F3D">
              <w:rPr>
                <w:sz w:val="18"/>
                <w:szCs w:val="18"/>
              </w:rPr>
              <w:t xml:space="preserve">, along with this new provision in the DORA Addendum sufficiently address DORA’s </w:t>
            </w:r>
            <w:r>
              <w:rPr>
                <w:sz w:val="18"/>
                <w:szCs w:val="18"/>
              </w:rPr>
              <w:t>ICT incident</w:t>
            </w:r>
            <w:r w:rsidRPr="005C1F3D">
              <w:rPr>
                <w:sz w:val="18"/>
                <w:szCs w:val="18"/>
              </w:rPr>
              <w:t xml:space="preserve"> requirements.</w:t>
            </w:r>
            <w:r>
              <w:rPr>
                <w:sz w:val="18"/>
                <w:szCs w:val="18"/>
              </w:rPr>
              <w:t xml:space="preserve"> </w:t>
            </w:r>
          </w:p>
          <w:p w14:paraId="0DA5D7DC" w14:textId="77777777" w:rsidR="004F5746" w:rsidRDefault="004F5746" w:rsidP="00345A8F">
            <w:pPr>
              <w:rPr>
                <w:sz w:val="18"/>
                <w:szCs w:val="18"/>
              </w:rPr>
            </w:pPr>
          </w:p>
          <w:p w14:paraId="2E56D54F" w14:textId="77777777" w:rsidR="00D41CBA" w:rsidRDefault="00660C28" w:rsidP="00345A8F">
            <w:pPr>
              <w:rPr>
                <w:sz w:val="18"/>
                <w:szCs w:val="18"/>
              </w:rPr>
            </w:pPr>
            <w:r>
              <w:rPr>
                <w:sz w:val="18"/>
                <w:szCs w:val="18"/>
              </w:rPr>
              <w:t>Microsoft will</w:t>
            </w:r>
            <w:r w:rsidRPr="00D24D02">
              <w:rPr>
                <w:sz w:val="18"/>
                <w:szCs w:val="18"/>
              </w:rPr>
              <w:t xml:space="preserve"> </w:t>
            </w:r>
            <w:r>
              <w:rPr>
                <w:sz w:val="18"/>
                <w:szCs w:val="18"/>
              </w:rPr>
              <w:t>reasonably assist the</w:t>
            </w:r>
            <w:r w:rsidRPr="00D24D02">
              <w:rPr>
                <w:sz w:val="18"/>
                <w:szCs w:val="18"/>
              </w:rPr>
              <w:t xml:space="preserve"> </w:t>
            </w:r>
            <w:r>
              <w:rPr>
                <w:sz w:val="18"/>
                <w:szCs w:val="18"/>
              </w:rPr>
              <w:t>Customer</w:t>
            </w:r>
            <w:r w:rsidRPr="00D24D02">
              <w:rPr>
                <w:sz w:val="18"/>
                <w:szCs w:val="18"/>
              </w:rPr>
              <w:t xml:space="preserve"> when a</w:t>
            </w:r>
            <w:r>
              <w:rPr>
                <w:sz w:val="18"/>
                <w:szCs w:val="18"/>
              </w:rPr>
              <w:t>n</w:t>
            </w:r>
            <w:r w:rsidRPr="00D24D02">
              <w:rPr>
                <w:sz w:val="18"/>
                <w:szCs w:val="18"/>
              </w:rPr>
              <w:t xml:space="preserve"> </w:t>
            </w:r>
            <w:r>
              <w:rPr>
                <w:sz w:val="18"/>
                <w:szCs w:val="18"/>
              </w:rPr>
              <w:t>ICT</w:t>
            </w:r>
            <w:r w:rsidRPr="00D24D02">
              <w:rPr>
                <w:sz w:val="18"/>
                <w:szCs w:val="18"/>
              </w:rPr>
              <w:t xml:space="preserve"> </w:t>
            </w:r>
            <w:r>
              <w:rPr>
                <w:sz w:val="18"/>
                <w:szCs w:val="18"/>
              </w:rPr>
              <w:t>I</w:t>
            </w:r>
            <w:r w:rsidRPr="00D24D02">
              <w:rPr>
                <w:sz w:val="18"/>
                <w:szCs w:val="18"/>
              </w:rPr>
              <w:t>ncident occurs</w:t>
            </w:r>
            <w:r>
              <w:rPr>
                <w:sz w:val="18"/>
                <w:szCs w:val="18"/>
              </w:rPr>
              <w:t xml:space="preserve">. Microsoft will also notify Customers of certain developments that may impact Microsoft’s ability to deliver the services </w:t>
            </w:r>
            <w:proofErr w:type="gramStart"/>
            <w:r>
              <w:rPr>
                <w:sz w:val="18"/>
                <w:szCs w:val="18"/>
              </w:rPr>
              <w:t>in order to</w:t>
            </w:r>
            <w:proofErr w:type="gramEnd"/>
            <w:r>
              <w:rPr>
                <w:sz w:val="18"/>
                <w:szCs w:val="18"/>
              </w:rPr>
              <w:t xml:space="preserve"> facilitate Customer’s reporting and planning obligations under DORA. (DORA Supplement, 5.1).</w:t>
            </w:r>
          </w:p>
          <w:p w14:paraId="54420EFD" w14:textId="77777777" w:rsidR="00D41CBA" w:rsidRDefault="00D41CBA" w:rsidP="00345A8F">
            <w:pPr>
              <w:rPr>
                <w:sz w:val="18"/>
                <w:szCs w:val="18"/>
              </w:rPr>
            </w:pPr>
          </w:p>
          <w:p w14:paraId="0545F135" w14:textId="77777777" w:rsidR="007D5BC7" w:rsidRDefault="00660C28" w:rsidP="00345A8F">
            <w:pPr>
              <w:rPr>
                <w:sz w:val="18"/>
                <w:szCs w:val="18"/>
              </w:rPr>
            </w:pPr>
            <w:r>
              <w:rPr>
                <w:sz w:val="18"/>
                <w:szCs w:val="18"/>
              </w:rPr>
              <w:t>If Microsoft becomes aware of a Security Incident, Microsoft will:</w:t>
            </w:r>
          </w:p>
          <w:p w14:paraId="674323F1" w14:textId="77777777" w:rsidR="007D5BC7" w:rsidRPr="00967D2B" w:rsidRDefault="00660C28" w:rsidP="0063537B">
            <w:pPr>
              <w:pStyle w:val="ListParagraph"/>
              <w:numPr>
                <w:ilvl w:val="0"/>
                <w:numId w:val="11"/>
              </w:numPr>
              <w:ind w:left="405" w:hanging="180"/>
              <w:rPr>
                <w:b/>
                <w:bCs/>
                <w:sz w:val="18"/>
                <w:szCs w:val="18"/>
              </w:rPr>
            </w:pPr>
            <w:r>
              <w:rPr>
                <w:sz w:val="18"/>
                <w:szCs w:val="18"/>
              </w:rPr>
              <w:t xml:space="preserve">notify the Customer of </w:t>
            </w:r>
            <w:r w:rsidRPr="00927670">
              <w:rPr>
                <w:sz w:val="18"/>
                <w:szCs w:val="18"/>
              </w:rPr>
              <w:t xml:space="preserve">the </w:t>
            </w:r>
            <w:r>
              <w:rPr>
                <w:sz w:val="18"/>
                <w:szCs w:val="18"/>
              </w:rPr>
              <w:t>Security</w:t>
            </w:r>
            <w:r w:rsidRPr="005C47D5">
              <w:rPr>
                <w:sz w:val="18"/>
                <w:szCs w:val="18"/>
              </w:rPr>
              <w:t xml:space="preserve"> </w:t>
            </w:r>
            <w:r>
              <w:rPr>
                <w:sz w:val="18"/>
                <w:szCs w:val="18"/>
              </w:rPr>
              <w:t xml:space="preserve">Incident, as well as the </w:t>
            </w:r>
            <w:r w:rsidRPr="00927670">
              <w:rPr>
                <w:sz w:val="18"/>
                <w:szCs w:val="18"/>
              </w:rPr>
              <w:t xml:space="preserve">nature, common causes and resolution of </w:t>
            </w:r>
            <w:r>
              <w:rPr>
                <w:sz w:val="18"/>
                <w:szCs w:val="18"/>
              </w:rPr>
              <w:t xml:space="preserve">the Security </w:t>
            </w:r>
            <w:proofErr w:type="gramStart"/>
            <w:r>
              <w:rPr>
                <w:sz w:val="18"/>
                <w:szCs w:val="18"/>
              </w:rPr>
              <w:t>Incident;</w:t>
            </w:r>
            <w:proofErr w:type="gramEnd"/>
            <w:r>
              <w:rPr>
                <w:sz w:val="18"/>
                <w:szCs w:val="18"/>
              </w:rPr>
              <w:t xml:space="preserve"> </w:t>
            </w:r>
          </w:p>
          <w:p w14:paraId="15C6BC67" w14:textId="77777777" w:rsidR="007D5BC7" w:rsidRPr="005C47D5" w:rsidRDefault="00660C28" w:rsidP="0063537B">
            <w:pPr>
              <w:pStyle w:val="ListParagraph"/>
              <w:numPr>
                <w:ilvl w:val="0"/>
                <w:numId w:val="11"/>
              </w:numPr>
              <w:ind w:left="405" w:hanging="180"/>
              <w:rPr>
                <w:b/>
                <w:bCs/>
                <w:sz w:val="18"/>
                <w:szCs w:val="18"/>
              </w:rPr>
            </w:pPr>
            <w:r w:rsidRPr="00927670">
              <w:rPr>
                <w:sz w:val="18"/>
                <w:szCs w:val="18"/>
              </w:rPr>
              <w:t xml:space="preserve">provide communications regarding Microsoft’s risk-threat evaluations or other circumstances that may have a serious </w:t>
            </w:r>
            <w:proofErr w:type="gramStart"/>
            <w:r w:rsidRPr="00927670">
              <w:rPr>
                <w:sz w:val="18"/>
                <w:szCs w:val="18"/>
              </w:rPr>
              <w:t>impact</w:t>
            </w:r>
            <w:r w:rsidRPr="005C47D5">
              <w:rPr>
                <w:sz w:val="18"/>
                <w:szCs w:val="18"/>
              </w:rPr>
              <w:t>;</w:t>
            </w:r>
            <w:proofErr w:type="gramEnd"/>
            <w:r w:rsidRPr="005C47D5">
              <w:rPr>
                <w:sz w:val="18"/>
                <w:szCs w:val="18"/>
              </w:rPr>
              <w:t xml:space="preserve"> </w:t>
            </w:r>
          </w:p>
          <w:p w14:paraId="04368BD2" w14:textId="77777777" w:rsidR="007D5BC7" w:rsidRPr="005C47D5" w:rsidRDefault="00660C28" w:rsidP="0063537B">
            <w:pPr>
              <w:pStyle w:val="ListParagraph"/>
              <w:numPr>
                <w:ilvl w:val="0"/>
                <w:numId w:val="11"/>
              </w:numPr>
              <w:ind w:left="405" w:hanging="180"/>
              <w:rPr>
                <w:b/>
                <w:bCs/>
                <w:sz w:val="18"/>
                <w:szCs w:val="18"/>
              </w:rPr>
            </w:pPr>
            <w:r w:rsidRPr="005C47D5">
              <w:rPr>
                <w:bCs/>
                <w:sz w:val="18"/>
                <w:szCs w:val="18"/>
              </w:rPr>
              <w:t xml:space="preserve">investigate the Security Incident and provide Customer with detailed information about </w:t>
            </w:r>
            <w:proofErr w:type="gramStart"/>
            <w:r>
              <w:rPr>
                <w:bCs/>
                <w:sz w:val="18"/>
                <w:szCs w:val="18"/>
              </w:rPr>
              <w:t>it</w:t>
            </w:r>
            <w:r w:rsidRPr="005C47D5">
              <w:rPr>
                <w:bCs/>
                <w:sz w:val="18"/>
                <w:szCs w:val="18"/>
              </w:rPr>
              <w:t>;</w:t>
            </w:r>
            <w:proofErr w:type="gramEnd"/>
            <w:r w:rsidRPr="005C47D5">
              <w:rPr>
                <w:bCs/>
                <w:sz w:val="18"/>
                <w:szCs w:val="18"/>
              </w:rPr>
              <w:t xml:space="preserve"> </w:t>
            </w:r>
          </w:p>
          <w:p w14:paraId="3B9EA6F2" w14:textId="77777777" w:rsidR="007D5BC7" w:rsidRPr="005C47D5" w:rsidRDefault="00660C28" w:rsidP="0063537B">
            <w:pPr>
              <w:pStyle w:val="ListParagraph"/>
              <w:numPr>
                <w:ilvl w:val="0"/>
                <w:numId w:val="11"/>
              </w:numPr>
              <w:ind w:left="405" w:hanging="180"/>
              <w:rPr>
                <w:b/>
                <w:bCs/>
                <w:sz w:val="18"/>
                <w:szCs w:val="18"/>
              </w:rPr>
            </w:pPr>
            <w:r w:rsidRPr="005C47D5">
              <w:rPr>
                <w:bCs/>
                <w:sz w:val="18"/>
                <w:szCs w:val="18"/>
              </w:rPr>
              <w:t xml:space="preserve">take reasonable steps to mitigate the effects and to minimize any damage resulting from the Security </w:t>
            </w:r>
            <w:proofErr w:type="gramStart"/>
            <w:r w:rsidRPr="005C47D5">
              <w:rPr>
                <w:bCs/>
                <w:sz w:val="18"/>
                <w:szCs w:val="18"/>
              </w:rPr>
              <w:t>Incident</w:t>
            </w:r>
            <w:r>
              <w:rPr>
                <w:bCs/>
                <w:sz w:val="18"/>
                <w:szCs w:val="18"/>
              </w:rPr>
              <w:t>;</w:t>
            </w:r>
            <w:proofErr w:type="gramEnd"/>
            <w:r>
              <w:rPr>
                <w:bCs/>
                <w:sz w:val="18"/>
                <w:szCs w:val="18"/>
              </w:rPr>
              <w:t xml:space="preserve"> </w:t>
            </w:r>
          </w:p>
          <w:p w14:paraId="50775978" w14:textId="77777777" w:rsidR="007D5BC7" w:rsidRPr="00BA0F08" w:rsidRDefault="00660C28" w:rsidP="0063537B">
            <w:pPr>
              <w:pStyle w:val="ListParagraph"/>
              <w:numPr>
                <w:ilvl w:val="0"/>
                <w:numId w:val="11"/>
              </w:numPr>
              <w:ind w:left="405" w:hanging="180"/>
              <w:rPr>
                <w:b/>
                <w:bCs/>
                <w:sz w:val="18"/>
                <w:szCs w:val="18"/>
              </w:rPr>
            </w:pPr>
            <w:r>
              <w:rPr>
                <w:bCs/>
                <w:sz w:val="18"/>
                <w:szCs w:val="18"/>
              </w:rPr>
              <w:t>reasonably</w:t>
            </w:r>
            <w:r w:rsidRPr="00BA0F08">
              <w:rPr>
                <w:bCs/>
                <w:sz w:val="18"/>
                <w:szCs w:val="18"/>
              </w:rPr>
              <w:t xml:space="preserve"> assist Customer in fulfilling Customer’s obligation under </w:t>
            </w:r>
            <w:r>
              <w:rPr>
                <w:bCs/>
                <w:sz w:val="18"/>
                <w:szCs w:val="18"/>
              </w:rPr>
              <w:t>law</w:t>
            </w:r>
            <w:r w:rsidRPr="00BA0F08">
              <w:rPr>
                <w:bCs/>
                <w:sz w:val="18"/>
                <w:szCs w:val="18"/>
              </w:rPr>
              <w:t xml:space="preserve"> to notify the relevant supervisory authority and data subjects about </w:t>
            </w:r>
            <w:r>
              <w:rPr>
                <w:bCs/>
                <w:sz w:val="18"/>
                <w:szCs w:val="18"/>
              </w:rPr>
              <w:t>the</w:t>
            </w:r>
            <w:r w:rsidRPr="00BA0F08">
              <w:rPr>
                <w:bCs/>
                <w:sz w:val="18"/>
                <w:szCs w:val="18"/>
              </w:rPr>
              <w:t xml:space="preserve"> Security Incident</w:t>
            </w:r>
            <w:r>
              <w:rPr>
                <w:bCs/>
                <w:sz w:val="18"/>
                <w:szCs w:val="18"/>
              </w:rPr>
              <w:t>; and</w:t>
            </w:r>
          </w:p>
          <w:p w14:paraId="0DB03C58" w14:textId="77777777" w:rsidR="007D5BC7" w:rsidRPr="002C0638" w:rsidRDefault="00660C28" w:rsidP="0063537B">
            <w:pPr>
              <w:pStyle w:val="ListParagraph"/>
              <w:numPr>
                <w:ilvl w:val="0"/>
                <w:numId w:val="11"/>
              </w:numPr>
              <w:ind w:left="405" w:hanging="180"/>
              <w:rPr>
                <w:b/>
                <w:bCs/>
                <w:sz w:val="18"/>
                <w:szCs w:val="18"/>
              </w:rPr>
            </w:pPr>
            <w:r>
              <w:rPr>
                <w:bCs/>
                <w:sz w:val="18"/>
                <w:szCs w:val="18"/>
              </w:rPr>
              <w:t>otherwise provide Customer with reasonable assistance.</w:t>
            </w:r>
          </w:p>
          <w:p w14:paraId="3D07B716" w14:textId="77777777" w:rsidR="007D5BC7" w:rsidRPr="004715CF" w:rsidRDefault="00660C28" w:rsidP="004715CF">
            <w:pPr>
              <w:pStyle w:val="ListParagraph"/>
              <w:ind w:left="405"/>
              <w:rPr>
                <w:bCs/>
                <w:sz w:val="18"/>
                <w:szCs w:val="18"/>
              </w:rPr>
            </w:pPr>
            <w:r>
              <w:rPr>
                <w:bCs/>
                <w:sz w:val="18"/>
                <w:szCs w:val="18"/>
              </w:rPr>
              <w:t>(</w:t>
            </w:r>
            <w:r w:rsidR="00CD589E">
              <w:rPr>
                <w:bCs/>
                <w:sz w:val="18"/>
                <w:szCs w:val="18"/>
              </w:rPr>
              <w:t xml:space="preserve">DORA Supplement, 5.1; </w:t>
            </w:r>
            <w:r w:rsidR="00C66C20">
              <w:rPr>
                <w:bCs/>
                <w:sz w:val="18"/>
                <w:szCs w:val="18"/>
              </w:rPr>
              <w:t>M850</w:t>
            </w:r>
            <w:r w:rsidR="00CD589E">
              <w:rPr>
                <w:bCs/>
                <w:sz w:val="18"/>
                <w:szCs w:val="18"/>
              </w:rPr>
              <w:t xml:space="preserve">, 7; </w:t>
            </w:r>
            <w:r>
              <w:rPr>
                <w:bCs/>
                <w:sz w:val="18"/>
                <w:szCs w:val="18"/>
              </w:rPr>
              <w:t xml:space="preserve">DPA, Security Incident Notification). </w:t>
            </w:r>
          </w:p>
          <w:p w14:paraId="6C07ACE4" w14:textId="77777777" w:rsidR="007D5BC7" w:rsidRDefault="007D5BC7" w:rsidP="00A653E8">
            <w:pPr>
              <w:rPr>
                <w:sz w:val="18"/>
                <w:szCs w:val="18"/>
              </w:rPr>
            </w:pPr>
          </w:p>
          <w:p w14:paraId="7D80A83A" w14:textId="77777777" w:rsidR="007D5BC7" w:rsidRDefault="00660C28" w:rsidP="00A653E8">
            <w:pPr>
              <w:rPr>
                <w:sz w:val="18"/>
                <w:szCs w:val="18"/>
              </w:rPr>
            </w:pPr>
            <w:r>
              <w:rPr>
                <w:sz w:val="18"/>
                <w:szCs w:val="18"/>
              </w:rPr>
              <w:t>If</w:t>
            </w:r>
            <w:r w:rsidRPr="00A653E8">
              <w:rPr>
                <w:sz w:val="18"/>
                <w:szCs w:val="18"/>
              </w:rPr>
              <w:t xml:space="preserve"> Microsoft determines that it has experienced a computer-security incident </w:t>
            </w:r>
            <w:r>
              <w:rPr>
                <w:sz w:val="18"/>
                <w:szCs w:val="18"/>
              </w:rPr>
              <w:t>(</w:t>
            </w:r>
            <w:r w:rsidRPr="005E319F">
              <w:rPr>
                <w:sz w:val="18"/>
                <w:szCs w:val="18"/>
              </w:rPr>
              <w:t>an occurrence that results in actual harm to an information system or the information contained within it</w:t>
            </w:r>
            <w:r>
              <w:rPr>
                <w:sz w:val="18"/>
                <w:szCs w:val="18"/>
              </w:rPr>
              <w:t xml:space="preserve">) </w:t>
            </w:r>
            <w:r w:rsidRPr="00A653E8">
              <w:rPr>
                <w:sz w:val="18"/>
                <w:szCs w:val="18"/>
              </w:rPr>
              <w:t xml:space="preserve">that materially disrupts or degrades, or is reasonably likely to materially disrupt or degrade, information systems or information contained in such systems related to the Online Services provided to Customer, and such incident exists for </w:t>
            </w:r>
            <w:r>
              <w:rPr>
                <w:sz w:val="18"/>
                <w:szCs w:val="18"/>
              </w:rPr>
              <w:t>4</w:t>
            </w:r>
            <w:r w:rsidRPr="00A653E8">
              <w:rPr>
                <w:sz w:val="18"/>
                <w:szCs w:val="18"/>
              </w:rPr>
              <w:t xml:space="preserve"> or more hours, Microsoft will provide notice as soon as possible to a Customer-designated point of contact affected by the computer-security inc</w:t>
            </w:r>
            <w:r>
              <w:rPr>
                <w:sz w:val="18"/>
                <w:szCs w:val="18"/>
              </w:rPr>
              <w:t>ide</w:t>
            </w:r>
            <w:r w:rsidRPr="00A653E8">
              <w:rPr>
                <w:sz w:val="18"/>
                <w:szCs w:val="18"/>
              </w:rPr>
              <w:t>nt</w:t>
            </w:r>
            <w:r w:rsidR="00D41CBA">
              <w:rPr>
                <w:sz w:val="18"/>
                <w:szCs w:val="18"/>
              </w:rPr>
              <w:t>.</w:t>
            </w:r>
            <w:r>
              <w:rPr>
                <w:sz w:val="18"/>
                <w:szCs w:val="18"/>
              </w:rPr>
              <w:t xml:space="preserve"> (</w:t>
            </w:r>
            <w:r w:rsidR="00C66C20">
              <w:rPr>
                <w:sz w:val="18"/>
                <w:szCs w:val="18"/>
              </w:rPr>
              <w:t>M850</w:t>
            </w:r>
            <w:r>
              <w:rPr>
                <w:sz w:val="18"/>
                <w:szCs w:val="18"/>
              </w:rPr>
              <w:t>, 7(</w:t>
            </w:r>
            <w:proofErr w:type="gramStart"/>
            <w:r w:rsidR="006B665A">
              <w:rPr>
                <w:sz w:val="18"/>
                <w:szCs w:val="18"/>
              </w:rPr>
              <w:t>b</w:t>
            </w:r>
            <w:r>
              <w:rPr>
                <w:sz w:val="18"/>
                <w:szCs w:val="18"/>
              </w:rPr>
              <w:t>))</w:t>
            </w:r>
            <w:proofErr w:type="gramEnd"/>
            <w:r w:rsidRPr="00A653E8">
              <w:rPr>
                <w:sz w:val="18"/>
                <w:szCs w:val="18"/>
              </w:rPr>
              <w:t>.</w:t>
            </w:r>
          </w:p>
          <w:p w14:paraId="4BC2AD95" w14:textId="77777777" w:rsidR="0051324F" w:rsidRDefault="0051324F" w:rsidP="00A653E8">
            <w:pPr>
              <w:rPr>
                <w:sz w:val="18"/>
                <w:szCs w:val="18"/>
              </w:rPr>
            </w:pPr>
          </w:p>
          <w:p w14:paraId="1C97D4A6" w14:textId="4E01C7EA" w:rsidR="007D5BC7" w:rsidRPr="00A653E8" w:rsidRDefault="00660C28" w:rsidP="00A653E8">
            <w:pPr>
              <w:rPr>
                <w:sz w:val="18"/>
                <w:szCs w:val="18"/>
              </w:rPr>
            </w:pPr>
            <w:r>
              <w:rPr>
                <w:sz w:val="18"/>
                <w:szCs w:val="18"/>
                <w:lang w:val="en-GB"/>
              </w:rPr>
              <w:t>The notification commitments for ICT Incidents are in addition to existing notification commitments for Security Incidents under the M850 and DPA. The new commitments do not abridge any existing notification obligations.</w:t>
            </w:r>
          </w:p>
        </w:tc>
      </w:tr>
      <w:tr w:rsidR="000B722B" w14:paraId="0F3EC4BF" w14:textId="77777777" w:rsidTr="007F64A9">
        <w:trPr>
          <w:trHeight w:val="300"/>
        </w:trPr>
        <w:tc>
          <w:tcPr>
            <w:tcW w:w="535" w:type="dxa"/>
            <w:shd w:val="clear" w:color="auto" w:fill="E8E8E8" w:themeFill="background2"/>
          </w:tcPr>
          <w:p w14:paraId="41E9AA80" w14:textId="77777777" w:rsidR="007D5BC7" w:rsidRPr="00DB3C0F" w:rsidRDefault="007D5BC7" w:rsidP="0063537B">
            <w:pPr>
              <w:pStyle w:val="ListParagraph"/>
              <w:numPr>
                <w:ilvl w:val="0"/>
                <w:numId w:val="12"/>
              </w:numPr>
              <w:ind w:left="420"/>
              <w:rPr>
                <w:b/>
                <w:bCs/>
                <w:sz w:val="18"/>
                <w:szCs w:val="18"/>
              </w:rPr>
            </w:pPr>
          </w:p>
        </w:tc>
        <w:tc>
          <w:tcPr>
            <w:tcW w:w="1486" w:type="dxa"/>
          </w:tcPr>
          <w:p w14:paraId="3C3ED547" w14:textId="77777777" w:rsidR="007D5BC7" w:rsidRPr="00055F95" w:rsidRDefault="00660C28" w:rsidP="00345A8F">
            <w:pPr>
              <w:rPr>
                <w:sz w:val="18"/>
                <w:szCs w:val="18"/>
              </w:rPr>
            </w:pPr>
            <w:r w:rsidRPr="00055F95">
              <w:rPr>
                <w:sz w:val="18"/>
                <w:szCs w:val="18"/>
              </w:rPr>
              <w:t>Art 30(2)(g)</w:t>
            </w:r>
          </w:p>
        </w:tc>
        <w:tc>
          <w:tcPr>
            <w:tcW w:w="3734" w:type="dxa"/>
          </w:tcPr>
          <w:p w14:paraId="5188EA65"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0C950A39" w14:textId="77777777" w:rsidR="007D5BC7" w:rsidRDefault="007D5BC7" w:rsidP="00345A8F">
            <w:pPr>
              <w:rPr>
                <w:sz w:val="18"/>
                <w:szCs w:val="18"/>
              </w:rPr>
            </w:pPr>
          </w:p>
          <w:p w14:paraId="4CB5E4E7" w14:textId="77777777" w:rsidR="007D5BC7" w:rsidRPr="00055F95" w:rsidRDefault="00660C28" w:rsidP="00345A8F">
            <w:pPr>
              <w:rPr>
                <w:sz w:val="18"/>
                <w:szCs w:val="18"/>
              </w:rPr>
            </w:pPr>
            <w:r w:rsidRPr="00055F95">
              <w:rPr>
                <w:sz w:val="18"/>
                <w:szCs w:val="18"/>
              </w:rPr>
              <w:t xml:space="preserve">(g) </w:t>
            </w:r>
            <w:r w:rsidRPr="00055F95">
              <w:rPr>
                <w:rFonts w:eastAsia="Times New Roman" w:cs="EUAlbertina"/>
                <w:color w:val="000000"/>
                <w:sz w:val="18"/>
                <w:szCs w:val="18"/>
                <w:lang w:val="x-none"/>
              </w:rPr>
              <w:t xml:space="preserve">the obligation of the ICT third-party service provider to fully cooperate with the competent authorities and the resolution authorities of the financial entity, including </w:t>
            </w:r>
            <w:proofErr w:type="gramStart"/>
            <w:r w:rsidRPr="00055F95">
              <w:rPr>
                <w:rFonts w:eastAsia="Times New Roman" w:cs="EUAlbertina"/>
                <w:color w:val="000000"/>
                <w:sz w:val="18"/>
                <w:szCs w:val="18"/>
                <w:lang w:val="x-none"/>
              </w:rPr>
              <w:t>persons</w:t>
            </w:r>
            <w:proofErr w:type="gramEnd"/>
            <w:r w:rsidRPr="00055F95">
              <w:rPr>
                <w:rFonts w:eastAsia="Times New Roman" w:cs="EUAlbertina"/>
                <w:color w:val="000000"/>
                <w:sz w:val="18"/>
                <w:szCs w:val="18"/>
                <w:lang w:val="x-none"/>
              </w:rPr>
              <w:t xml:space="preserve"> appointed by them.</w:t>
            </w:r>
          </w:p>
        </w:tc>
        <w:tc>
          <w:tcPr>
            <w:tcW w:w="1710" w:type="dxa"/>
          </w:tcPr>
          <w:p w14:paraId="791B5498" w14:textId="77777777" w:rsidR="007D5BC7" w:rsidRPr="007D5BC7" w:rsidRDefault="00660C28" w:rsidP="007D5BC7">
            <w:pPr>
              <w:pStyle w:val="ListParagraph"/>
              <w:numPr>
                <w:ilvl w:val="0"/>
                <w:numId w:val="1"/>
              </w:numPr>
              <w:ind w:left="132" w:hanging="132"/>
              <w:rPr>
                <w:sz w:val="18"/>
                <w:szCs w:val="18"/>
              </w:rPr>
            </w:pPr>
            <w:r>
              <w:rPr>
                <w:sz w:val="18"/>
                <w:szCs w:val="18"/>
              </w:rPr>
              <w:t>M</w:t>
            </w:r>
            <w:r w:rsidR="004B46B9">
              <w:rPr>
                <w:sz w:val="18"/>
                <w:szCs w:val="18"/>
              </w:rPr>
              <w:t>850</w:t>
            </w:r>
          </w:p>
        </w:tc>
        <w:tc>
          <w:tcPr>
            <w:tcW w:w="7650" w:type="dxa"/>
          </w:tcPr>
          <w:p w14:paraId="288953E4" w14:textId="77777777" w:rsidR="007D5BC7" w:rsidRPr="00F62E47" w:rsidRDefault="00660C28" w:rsidP="00345A8F">
            <w:pPr>
              <w:rPr>
                <w:b/>
                <w:bCs/>
                <w:sz w:val="18"/>
                <w:szCs w:val="18"/>
              </w:rPr>
            </w:pPr>
            <w:r w:rsidRPr="00A5595C">
              <w:rPr>
                <w:b/>
                <w:bCs/>
                <w:sz w:val="18"/>
                <w:szCs w:val="18"/>
              </w:rPr>
              <w:t>M</w:t>
            </w:r>
            <w:r w:rsidR="004B46B9">
              <w:rPr>
                <w:b/>
                <w:bCs/>
                <w:sz w:val="18"/>
                <w:szCs w:val="18"/>
              </w:rPr>
              <w:t>850</w:t>
            </w:r>
            <w:r w:rsidRPr="00A5595C">
              <w:rPr>
                <w:b/>
                <w:bCs/>
                <w:sz w:val="18"/>
                <w:szCs w:val="18"/>
              </w:rPr>
              <w:t xml:space="preserve">: </w:t>
            </w:r>
          </w:p>
          <w:p w14:paraId="3764114B" w14:textId="77777777" w:rsidR="007D5BC7" w:rsidRPr="00BA7ADE" w:rsidRDefault="00660C28" w:rsidP="00345A8F">
            <w:pPr>
              <w:ind w:left="156"/>
              <w:rPr>
                <w:sz w:val="18"/>
                <w:szCs w:val="18"/>
                <w:u w:val="single"/>
              </w:rPr>
            </w:pPr>
            <w:r w:rsidRPr="00BA7ADE">
              <w:rPr>
                <w:sz w:val="18"/>
                <w:szCs w:val="18"/>
                <w:u w:val="single"/>
              </w:rPr>
              <w:t>Section 1 (Definitions)</w:t>
            </w:r>
          </w:p>
          <w:p w14:paraId="14F83E52" w14:textId="77777777" w:rsidR="00564174" w:rsidRDefault="00564174" w:rsidP="00345A8F">
            <w:pPr>
              <w:ind w:left="156"/>
              <w:rPr>
                <w:sz w:val="18"/>
                <w:szCs w:val="18"/>
              </w:rPr>
            </w:pPr>
          </w:p>
          <w:p w14:paraId="127B7BA0" w14:textId="77777777" w:rsidR="00564174" w:rsidRDefault="00660C28" w:rsidP="00564174">
            <w:pPr>
              <w:ind w:left="156"/>
              <w:rPr>
                <w:sz w:val="18"/>
                <w:szCs w:val="18"/>
              </w:rPr>
            </w:pPr>
            <w:r w:rsidRPr="00564174">
              <w:rPr>
                <w:sz w:val="18"/>
                <w:szCs w:val="18"/>
              </w:rPr>
              <w:t xml:space="preserve">“FS Agent” means Customer when Customer is acting as an agent for and on behalf of FS Entities.  </w:t>
            </w:r>
          </w:p>
          <w:p w14:paraId="26426691" w14:textId="77777777" w:rsidR="00564174" w:rsidRPr="00564174" w:rsidRDefault="00564174" w:rsidP="00564174">
            <w:pPr>
              <w:ind w:left="156"/>
              <w:rPr>
                <w:sz w:val="18"/>
                <w:szCs w:val="18"/>
              </w:rPr>
            </w:pPr>
          </w:p>
          <w:p w14:paraId="5C65A06A" w14:textId="77777777" w:rsidR="00564174" w:rsidRDefault="00660C28" w:rsidP="00564174">
            <w:pPr>
              <w:ind w:left="156"/>
              <w:rPr>
                <w:sz w:val="18"/>
                <w:szCs w:val="18"/>
              </w:rPr>
            </w:pPr>
            <w:r w:rsidRPr="00564174">
              <w:rPr>
                <w:sz w:val="18"/>
                <w:szCs w:val="18"/>
              </w:rPr>
              <w:t xml:space="preserve">“FS Entity” means any Financial Services customer of Customer that licenses solutions from Customer and such solutions run on an applicable Online Service, and which is subject to oversight by a Regulator.  </w:t>
            </w:r>
          </w:p>
          <w:p w14:paraId="41C7F73F" w14:textId="77777777" w:rsidR="00564174" w:rsidRPr="00564174" w:rsidRDefault="00564174" w:rsidP="00564174">
            <w:pPr>
              <w:ind w:left="156"/>
              <w:rPr>
                <w:sz w:val="18"/>
                <w:szCs w:val="18"/>
              </w:rPr>
            </w:pPr>
          </w:p>
          <w:p w14:paraId="2F650594" w14:textId="77777777" w:rsidR="00564174" w:rsidRDefault="00660C28" w:rsidP="00564174">
            <w:pPr>
              <w:ind w:left="156"/>
              <w:rPr>
                <w:sz w:val="18"/>
                <w:szCs w:val="18"/>
              </w:rPr>
            </w:pPr>
            <w:r w:rsidRPr="00564174">
              <w:rPr>
                <w:sz w:val="18"/>
                <w:szCs w:val="18"/>
              </w:rPr>
              <w:t>“FS Entity Auditor” means for purposes of this Amendment, both FS Entity’s internal and external auditors.</w:t>
            </w:r>
          </w:p>
          <w:p w14:paraId="5193C280" w14:textId="77777777" w:rsidR="00564174" w:rsidRDefault="00564174" w:rsidP="00564174">
            <w:pPr>
              <w:ind w:left="156"/>
              <w:rPr>
                <w:sz w:val="18"/>
                <w:szCs w:val="18"/>
              </w:rPr>
            </w:pPr>
          </w:p>
          <w:p w14:paraId="2C998A22" w14:textId="77777777" w:rsidR="007D5BC7" w:rsidRDefault="00660C28" w:rsidP="00345A8F">
            <w:pPr>
              <w:ind w:left="156"/>
              <w:rPr>
                <w:sz w:val="18"/>
                <w:szCs w:val="18"/>
              </w:rPr>
            </w:pPr>
            <w:r w:rsidRPr="00BA7ADE">
              <w:rPr>
                <w:sz w:val="18"/>
                <w:szCs w:val="18"/>
              </w:rPr>
              <w:t>“Regulator” means a prudential or conduct regulator with supervisory or resolution rights, as provided under applicable law or regulation, over Customer</w:t>
            </w:r>
            <w:r w:rsidR="00DA00EC">
              <w:rPr>
                <w:sz w:val="18"/>
                <w:szCs w:val="18"/>
              </w:rPr>
              <w:t>, the FS Entities,</w:t>
            </w:r>
            <w:r w:rsidRPr="00BA7ADE">
              <w:rPr>
                <w:sz w:val="18"/>
                <w:szCs w:val="18"/>
              </w:rPr>
              <w:t xml:space="preserve"> or Microsoft, in connection with Customer’s use of Online Services.</w:t>
            </w:r>
          </w:p>
          <w:p w14:paraId="195507D5" w14:textId="77777777" w:rsidR="007D5BC7" w:rsidRDefault="007D5BC7" w:rsidP="00345A8F">
            <w:pPr>
              <w:pStyle w:val="ListParagraph"/>
              <w:ind w:left="167"/>
              <w:rPr>
                <w:sz w:val="18"/>
                <w:szCs w:val="18"/>
                <w:u w:val="single"/>
              </w:rPr>
            </w:pPr>
          </w:p>
          <w:p w14:paraId="6E1A22CF" w14:textId="77777777" w:rsidR="007D5BC7" w:rsidRPr="00CB3DD5" w:rsidRDefault="00660C28" w:rsidP="00345A8F">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7BB65462" w14:textId="77777777" w:rsidR="007D5BC7" w:rsidRPr="009259A9" w:rsidRDefault="00660C28" w:rsidP="009259A9">
            <w:pPr>
              <w:ind w:left="173"/>
              <w:rPr>
                <w:sz w:val="18"/>
                <w:szCs w:val="18"/>
              </w:rPr>
            </w:pPr>
            <w:r w:rsidRPr="009259A9">
              <w:rPr>
                <w:sz w:val="18"/>
                <w:szCs w:val="18"/>
              </w:rPr>
              <w:t>a. In the event that the Regulator</w:t>
            </w:r>
            <w:r w:rsidR="00BD1737">
              <w:rPr>
                <w:sz w:val="18"/>
                <w:szCs w:val="18"/>
              </w:rPr>
              <w:t xml:space="preserve"> of any FS Entity</w:t>
            </w:r>
            <w:r w:rsidRPr="009259A9">
              <w:rPr>
                <w:sz w:val="18"/>
                <w:szCs w:val="18"/>
              </w:rPr>
              <w:t xml:space="preserve"> requests to examine or audit the Online Services operations and controls in order to meet the Regulator’s supervisory obligations of Customer, which includes auditing or examining Microsoft </w:t>
            </w:r>
            <w:r w:rsidR="00BD1737">
              <w:rPr>
                <w:sz w:val="18"/>
                <w:szCs w:val="18"/>
              </w:rPr>
              <w:t xml:space="preserve">either </w:t>
            </w:r>
            <w:r w:rsidRPr="009259A9">
              <w:rPr>
                <w:sz w:val="18"/>
                <w:szCs w:val="18"/>
              </w:rPr>
              <w:t>as a direct service provider of Customer</w:t>
            </w:r>
            <w:r w:rsidR="00BD1737">
              <w:rPr>
                <w:sz w:val="18"/>
                <w:szCs w:val="18"/>
              </w:rPr>
              <w:t xml:space="preserve"> or as an indirect service provider to any FS Entity</w:t>
            </w:r>
            <w:r w:rsidRPr="009259A9">
              <w:rPr>
                <w:sz w:val="18"/>
                <w:szCs w:val="18"/>
              </w:rPr>
              <w:t>, Microsoft will provide the Regulator with an unrestricted right to examine or audit the Online Services…</w:t>
            </w:r>
          </w:p>
          <w:p w14:paraId="1CD0371A" w14:textId="77777777" w:rsidR="007D5BC7" w:rsidRDefault="007D5BC7" w:rsidP="00345A8F">
            <w:pPr>
              <w:pStyle w:val="ListParagraph"/>
              <w:ind w:left="167"/>
              <w:rPr>
                <w:sz w:val="18"/>
                <w:szCs w:val="18"/>
                <w:u w:val="single"/>
              </w:rPr>
            </w:pPr>
          </w:p>
          <w:p w14:paraId="7ADEB1E4" w14:textId="77777777" w:rsidR="007D5BC7" w:rsidRDefault="00660C28" w:rsidP="00740E0E">
            <w:pPr>
              <w:pStyle w:val="ListParagraph"/>
              <w:keepNext/>
              <w:ind w:left="167"/>
              <w:rPr>
                <w:sz w:val="18"/>
                <w:szCs w:val="18"/>
              </w:rPr>
            </w:pPr>
            <w:r>
              <w:rPr>
                <w:sz w:val="18"/>
                <w:szCs w:val="18"/>
                <w:u w:val="single"/>
              </w:rPr>
              <w:t>Section 3(d)</w:t>
            </w:r>
          </w:p>
          <w:p w14:paraId="4C5B62AD" w14:textId="77777777" w:rsidR="007D5BC7" w:rsidRPr="009259A9" w:rsidRDefault="00660C28" w:rsidP="009259A9">
            <w:pPr>
              <w:keepNext/>
              <w:ind w:left="173"/>
              <w:rPr>
                <w:sz w:val="18"/>
                <w:szCs w:val="18"/>
              </w:rPr>
            </w:pPr>
            <w:r w:rsidRPr="009259A9">
              <w:rPr>
                <w:sz w:val="18"/>
                <w:szCs w:val="18"/>
              </w:rPr>
              <w:t>d. Microsoft agrees to cooperate with Regulators, where appropriate and necessary for the purposes of the Regulator’s supervisory activities, including where Customer licenses the Online Services directly from Microsoft or where Customer licenses a third-party solution that leverages Online Services.</w:t>
            </w:r>
            <w:r w:rsidRPr="009259A9">
              <w:rPr>
                <w:sz w:val="18"/>
                <w:szCs w:val="18"/>
              </w:rPr>
              <w:br/>
            </w:r>
          </w:p>
          <w:p w14:paraId="68E56195" w14:textId="77777777" w:rsidR="007D5BC7" w:rsidRDefault="00660C28" w:rsidP="00345A8F">
            <w:pPr>
              <w:pStyle w:val="ListParagraph"/>
              <w:ind w:left="167"/>
              <w:rPr>
                <w:sz w:val="18"/>
                <w:szCs w:val="18"/>
              </w:rPr>
            </w:pPr>
            <w:r>
              <w:rPr>
                <w:sz w:val="18"/>
                <w:szCs w:val="18"/>
                <w:u w:val="single"/>
              </w:rPr>
              <w:t>Section 3(g)</w:t>
            </w:r>
          </w:p>
          <w:p w14:paraId="42DD900F" w14:textId="77777777" w:rsidR="007D5BC7" w:rsidRDefault="00660C28" w:rsidP="00345A8F">
            <w:pPr>
              <w:ind w:left="161"/>
              <w:rPr>
                <w:sz w:val="18"/>
                <w:szCs w:val="18"/>
              </w:rPr>
            </w:pPr>
            <w:r>
              <w:rPr>
                <w:sz w:val="18"/>
                <w:szCs w:val="18"/>
              </w:rPr>
              <w:t xml:space="preserve">g. </w:t>
            </w:r>
            <w:r w:rsidRPr="00C303C0">
              <w:rPr>
                <w:sz w:val="18"/>
                <w:szCs w:val="18"/>
              </w:rPr>
              <w:t>Microsoft agrees to cooperate with Customer’s Regulators, including that, where appropriate and necessary for the purposes of supervision, Regulators may address questions directly to Microsoft. Microsoft will provide the said cooperation pursuant to the terms of this Amendment.</w:t>
            </w:r>
          </w:p>
          <w:p w14:paraId="48EC5DC0" w14:textId="77777777" w:rsidR="007D5BC7" w:rsidRPr="00AA55DB" w:rsidRDefault="007D5BC7" w:rsidP="00345A8F">
            <w:pPr>
              <w:rPr>
                <w:sz w:val="18"/>
                <w:szCs w:val="18"/>
                <w:u w:val="single"/>
              </w:rPr>
            </w:pPr>
          </w:p>
          <w:p w14:paraId="2ED56179" w14:textId="77777777" w:rsidR="007D5BC7" w:rsidRPr="00551DD5" w:rsidRDefault="00660C28" w:rsidP="00345A8F">
            <w:pPr>
              <w:pStyle w:val="ListParagraph"/>
              <w:ind w:left="167"/>
              <w:rPr>
                <w:sz w:val="18"/>
                <w:szCs w:val="18"/>
              </w:rPr>
            </w:pPr>
            <w:r w:rsidRPr="00EC2E61">
              <w:rPr>
                <w:sz w:val="18"/>
                <w:szCs w:val="18"/>
                <w:u w:val="single"/>
              </w:rPr>
              <w:t xml:space="preserve">Section </w:t>
            </w:r>
            <w:r>
              <w:rPr>
                <w:sz w:val="18"/>
                <w:szCs w:val="18"/>
                <w:u w:val="single"/>
              </w:rPr>
              <w:t>4(b)</w:t>
            </w:r>
          </w:p>
          <w:p w14:paraId="4B0926D0" w14:textId="77777777" w:rsidR="007D5BC7" w:rsidRPr="005D37B9" w:rsidRDefault="00660C28" w:rsidP="0059396C">
            <w:pPr>
              <w:ind w:left="183"/>
              <w:rPr>
                <w:sz w:val="18"/>
                <w:szCs w:val="18"/>
              </w:rPr>
            </w:pPr>
            <w:r w:rsidRPr="005D37B9">
              <w:rPr>
                <w:sz w:val="18"/>
                <w:szCs w:val="18"/>
              </w:rPr>
              <w:t xml:space="preserve">b. </w:t>
            </w:r>
            <w:r w:rsidRPr="005D37B9">
              <w:rPr>
                <w:b/>
                <w:bCs/>
                <w:sz w:val="18"/>
                <w:szCs w:val="18"/>
              </w:rPr>
              <w:t>Customer Audit Scope</w:t>
            </w:r>
            <w:r w:rsidRPr="005D37B9">
              <w:rPr>
                <w:sz w:val="18"/>
                <w:szCs w:val="18"/>
              </w:rPr>
              <w:t xml:space="preserve">. Customer has the right to access all information necessary to enable compliance under relevant legal obligations to ensure that: </w:t>
            </w:r>
          </w:p>
          <w:p w14:paraId="3922DAD2" w14:textId="77777777" w:rsidR="007D5BC7" w:rsidRPr="00A00726" w:rsidRDefault="00660C28" w:rsidP="0063537B">
            <w:pPr>
              <w:numPr>
                <w:ilvl w:val="2"/>
                <w:numId w:val="5"/>
              </w:numPr>
              <w:tabs>
                <w:tab w:val="clear" w:pos="1440"/>
                <w:tab w:val="num" w:pos="1080"/>
              </w:tabs>
              <w:ind w:left="528"/>
              <w:rPr>
                <w:sz w:val="18"/>
                <w:szCs w:val="18"/>
              </w:rPr>
            </w:pPr>
            <w:proofErr w:type="gramStart"/>
            <w:r w:rsidRPr="00A00726">
              <w:rPr>
                <w:sz w:val="18"/>
                <w:szCs w:val="18"/>
              </w:rPr>
              <w:t>The Online</w:t>
            </w:r>
            <w:proofErr w:type="gramEnd"/>
            <w:r w:rsidRPr="00A00726">
              <w:rPr>
                <w:sz w:val="18"/>
                <w:szCs w:val="18"/>
              </w:rPr>
              <w:t xml:space="preserve"> Services comply with the Product Terms, the DPA, and this </w:t>
            </w:r>
            <w:proofErr w:type="gramStart"/>
            <w:r w:rsidRPr="00A00726">
              <w:rPr>
                <w:sz w:val="18"/>
                <w:szCs w:val="18"/>
              </w:rPr>
              <w:t>Amendment;</w:t>
            </w:r>
            <w:proofErr w:type="gramEnd"/>
          </w:p>
          <w:p w14:paraId="09317B4A" w14:textId="77777777" w:rsidR="007D5BC7" w:rsidRPr="00A00726" w:rsidRDefault="00660C28" w:rsidP="0063537B">
            <w:pPr>
              <w:numPr>
                <w:ilvl w:val="2"/>
                <w:numId w:val="5"/>
              </w:numPr>
              <w:tabs>
                <w:tab w:val="clear" w:pos="1440"/>
                <w:tab w:val="num" w:pos="1080"/>
              </w:tabs>
              <w:ind w:left="528"/>
              <w:rPr>
                <w:sz w:val="18"/>
                <w:szCs w:val="18"/>
              </w:rPr>
            </w:pPr>
            <w:r w:rsidRPr="00A00726">
              <w:rPr>
                <w:sz w:val="18"/>
                <w:szCs w:val="18"/>
              </w:rPr>
              <w:t xml:space="preserve">The Service Level Agreements are being </w:t>
            </w:r>
            <w:proofErr w:type="gramStart"/>
            <w:r w:rsidRPr="00A00726">
              <w:rPr>
                <w:sz w:val="18"/>
                <w:szCs w:val="18"/>
              </w:rPr>
              <w:t>met;</w:t>
            </w:r>
            <w:proofErr w:type="gramEnd"/>
            <w:r w:rsidRPr="00A00726">
              <w:rPr>
                <w:sz w:val="18"/>
                <w:szCs w:val="18"/>
              </w:rPr>
              <w:t xml:space="preserve"> </w:t>
            </w:r>
          </w:p>
          <w:p w14:paraId="4A5386EC" w14:textId="77777777" w:rsidR="007D5BC7" w:rsidRPr="00A00726" w:rsidRDefault="00660C28" w:rsidP="0063537B">
            <w:pPr>
              <w:numPr>
                <w:ilvl w:val="2"/>
                <w:numId w:val="5"/>
              </w:numPr>
              <w:tabs>
                <w:tab w:val="clear" w:pos="1440"/>
                <w:tab w:val="num" w:pos="1080"/>
              </w:tabs>
              <w:ind w:left="528"/>
              <w:rPr>
                <w:sz w:val="18"/>
                <w:szCs w:val="18"/>
              </w:rPr>
            </w:pPr>
            <w:r w:rsidRPr="00A00726">
              <w:rPr>
                <w:sz w:val="18"/>
                <w:szCs w:val="18"/>
              </w:rPr>
              <w:t>The integrity</w:t>
            </w:r>
            <w:r>
              <w:rPr>
                <w:sz w:val="18"/>
                <w:szCs w:val="18"/>
              </w:rPr>
              <w:t xml:space="preserve"> </w:t>
            </w:r>
            <w:r w:rsidRPr="00A00726">
              <w:rPr>
                <w:sz w:val="18"/>
                <w:szCs w:val="18"/>
              </w:rPr>
              <w:t xml:space="preserve">and confidentiality of Customer Data are protected in compliance with the terms and conditions in the DPA and this Amendment; and </w:t>
            </w:r>
          </w:p>
          <w:p w14:paraId="016BD8B1" w14:textId="77777777" w:rsidR="007D5BC7" w:rsidRPr="00A00726" w:rsidRDefault="00660C28" w:rsidP="0063537B">
            <w:pPr>
              <w:numPr>
                <w:ilvl w:val="2"/>
                <w:numId w:val="5"/>
              </w:numPr>
              <w:tabs>
                <w:tab w:val="clear" w:pos="1440"/>
                <w:tab w:val="num" w:pos="1080"/>
              </w:tabs>
              <w:ind w:left="528"/>
              <w:rPr>
                <w:sz w:val="18"/>
                <w:szCs w:val="18"/>
              </w:rPr>
            </w:pPr>
            <w:r w:rsidRPr="00A00726">
              <w:rPr>
                <w:sz w:val="18"/>
                <w:szCs w:val="18"/>
              </w:rPr>
              <w:t xml:space="preserve">The Online Services provided to Customer are secure. </w:t>
            </w:r>
          </w:p>
          <w:p w14:paraId="2164A052" w14:textId="77777777" w:rsidR="007D5BC7" w:rsidRPr="00A5595C" w:rsidRDefault="007D5BC7" w:rsidP="00345A8F">
            <w:pPr>
              <w:rPr>
                <w:sz w:val="18"/>
                <w:szCs w:val="18"/>
              </w:rPr>
            </w:pPr>
          </w:p>
          <w:p w14:paraId="2C672F1A" w14:textId="77777777" w:rsidR="007D5BC7" w:rsidRDefault="00660C28" w:rsidP="00345A8F">
            <w:pPr>
              <w:ind w:left="167"/>
              <w:rPr>
                <w:sz w:val="18"/>
                <w:szCs w:val="18"/>
                <w:u w:val="single"/>
              </w:rPr>
            </w:pPr>
            <w:r w:rsidRPr="00EC2E61">
              <w:rPr>
                <w:sz w:val="18"/>
                <w:szCs w:val="18"/>
                <w:u w:val="single"/>
              </w:rPr>
              <w:t>Section 5</w:t>
            </w:r>
          </w:p>
          <w:p w14:paraId="0D86B81A" w14:textId="77777777" w:rsidR="007D5BC7" w:rsidRPr="00971B80" w:rsidRDefault="00660C28" w:rsidP="00345A8F">
            <w:pPr>
              <w:ind w:left="167"/>
              <w:rPr>
                <w:sz w:val="18"/>
                <w:szCs w:val="18"/>
              </w:rPr>
            </w:pPr>
            <w:r>
              <w:rPr>
                <w:sz w:val="18"/>
                <w:szCs w:val="18"/>
              </w:rPr>
              <w:t xml:space="preserve">5. </w:t>
            </w:r>
            <w:r w:rsidRPr="00971B80">
              <w:rPr>
                <w:sz w:val="18"/>
                <w:szCs w:val="18"/>
              </w:rPr>
              <w:t>Microsoft recognizes the needs of the Financial Services industry and offers a set of capabilities to help Customer with regulatory matters.</w:t>
            </w:r>
          </w:p>
          <w:p w14:paraId="04516965" w14:textId="77777777" w:rsidR="007D5BC7" w:rsidRPr="00971B80" w:rsidRDefault="00660C28" w:rsidP="005F654C">
            <w:pPr>
              <w:ind w:left="171"/>
              <w:rPr>
                <w:sz w:val="18"/>
                <w:szCs w:val="18"/>
              </w:rPr>
            </w:pPr>
            <w:r>
              <w:rPr>
                <w:sz w:val="18"/>
                <w:szCs w:val="18"/>
              </w:rPr>
              <w:t xml:space="preserve">a. </w:t>
            </w:r>
            <w:proofErr w:type="gramStart"/>
            <w:r w:rsidRPr="00971B80">
              <w:rPr>
                <w:sz w:val="18"/>
                <w:szCs w:val="18"/>
              </w:rPr>
              <w:t>In the event that</w:t>
            </w:r>
            <w:proofErr w:type="gramEnd"/>
            <w:r w:rsidRPr="00971B80">
              <w:rPr>
                <w:sz w:val="18"/>
                <w:szCs w:val="18"/>
              </w:rPr>
              <w:t xml:space="preserve"> the Regulator publishes new or updated guidance that relates to the Online Services, upon Customer’s written request to Microsoft, Microsoft will prepare a written response to such guidance including how (and the extent to which) the Online Services address the guidance through either existing features or planned changes on the roadmap for the Online Services.</w:t>
            </w:r>
          </w:p>
          <w:p w14:paraId="4244FC67" w14:textId="77777777" w:rsidR="007D5BC7" w:rsidRPr="00971B80" w:rsidRDefault="00660C28" w:rsidP="005F654C">
            <w:pPr>
              <w:ind w:left="171"/>
              <w:rPr>
                <w:sz w:val="18"/>
                <w:szCs w:val="18"/>
              </w:rPr>
            </w:pPr>
            <w:r>
              <w:rPr>
                <w:sz w:val="18"/>
                <w:szCs w:val="18"/>
              </w:rPr>
              <w:t xml:space="preserve">b. </w:t>
            </w:r>
            <w:r w:rsidRPr="00971B80">
              <w:rPr>
                <w:sz w:val="18"/>
                <w:szCs w:val="18"/>
              </w:rPr>
              <w:t>If Customer</w:t>
            </w:r>
            <w:r w:rsidR="0052114E">
              <w:t xml:space="preserve"> </w:t>
            </w:r>
            <w:r w:rsidR="0052114E" w:rsidRPr="0052114E">
              <w:rPr>
                <w:sz w:val="18"/>
                <w:szCs w:val="18"/>
              </w:rPr>
              <w:t xml:space="preserve">either acting as a FS Agent on behalf of a FS Entity, or upon instruction from the FS Entity’s Regulator </w:t>
            </w:r>
            <w:r w:rsidRPr="00971B80">
              <w:rPr>
                <w:sz w:val="18"/>
                <w:szCs w:val="18"/>
              </w:rPr>
              <w:t xml:space="preserve">, requires a change to </w:t>
            </w:r>
            <w:r w:rsidR="00D813E6">
              <w:t xml:space="preserve"> </w:t>
            </w:r>
            <w:r w:rsidR="00D813E6" w:rsidRPr="00D813E6">
              <w:rPr>
                <w:sz w:val="18"/>
                <w:szCs w:val="18"/>
              </w:rPr>
              <w:t xml:space="preserve">an existing services feature or control or a new </w:t>
            </w:r>
            <w:r w:rsidRPr="00971B80">
              <w:rPr>
                <w:sz w:val="18"/>
                <w:szCs w:val="18"/>
              </w:rPr>
              <w:t xml:space="preserve"> services feature or control, Customer may request such feature or control from Microsoft, and Microsoft will respond within a reasonable time, so that the parties can discuss if accommodating such request is feasible and, if so, how to accommodate </w:t>
            </w:r>
            <w:r w:rsidR="00E4227E">
              <w:rPr>
                <w:sz w:val="18"/>
                <w:szCs w:val="18"/>
              </w:rPr>
              <w:t>that FS Entity’s</w:t>
            </w:r>
            <w:r w:rsidRPr="00971B80">
              <w:rPr>
                <w:sz w:val="18"/>
                <w:szCs w:val="18"/>
              </w:rPr>
              <w:t xml:space="preserve"> requirements. </w:t>
            </w:r>
          </w:p>
          <w:p w14:paraId="6B93E028" w14:textId="77777777" w:rsidR="007D5BC7" w:rsidRPr="00971B80" w:rsidRDefault="00660C28" w:rsidP="005F654C">
            <w:pPr>
              <w:ind w:left="171"/>
              <w:rPr>
                <w:sz w:val="18"/>
                <w:szCs w:val="18"/>
              </w:rPr>
            </w:pPr>
            <w:r>
              <w:rPr>
                <w:sz w:val="18"/>
                <w:szCs w:val="18"/>
              </w:rPr>
              <w:t xml:space="preserve">c. </w:t>
            </w:r>
            <w:r w:rsidRPr="005A538C">
              <w:rPr>
                <w:sz w:val="18"/>
                <w:szCs w:val="18"/>
              </w:rPr>
              <w:t>In the event Microsoft and Customer</w:t>
            </w:r>
            <w:r w:rsidR="00061DF5">
              <w:rPr>
                <w:sz w:val="18"/>
                <w:szCs w:val="18"/>
              </w:rPr>
              <w:t>, as an FS Agent on behalf of a FS Entity,</w:t>
            </w:r>
            <w:r w:rsidRPr="005A538C">
              <w:rPr>
                <w:sz w:val="18"/>
                <w:szCs w:val="18"/>
              </w:rPr>
              <w:t xml:space="preserve"> cannot come to a mutually satisfactory resolution to address concerns about regulatory changes or changes to the Online Service, Microsoft will provide </w:t>
            </w:r>
            <w:proofErr w:type="gramStart"/>
            <w:r w:rsidRPr="005A538C">
              <w:rPr>
                <w:sz w:val="18"/>
                <w:szCs w:val="18"/>
              </w:rPr>
              <w:t>Customer</w:t>
            </w:r>
            <w:proofErr w:type="gramEnd"/>
            <w:r w:rsidRPr="005A538C">
              <w:rPr>
                <w:sz w:val="18"/>
                <w:szCs w:val="18"/>
              </w:rPr>
              <w:t xml:space="preserve"> the reason(s) why Microsoft is unable or unwilling to accommodate such change(s).  Consistent with Section 6, Customer may then elect to terminate the specific Online Service, with no penalty, by providing reasonable written notice of termination.</w:t>
            </w:r>
          </w:p>
          <w:p w14:paraId="230B53DF" w14:textId="77777777" w:rsidR="007D5BC7" w:rsidRPr="005A538C" w:rsidRDefault="00660C28" w:rsidP="00D57F9C">
            <w:pPr>
              <w:ind w:left="175"/>
              <w:rPr>
                <w:sz w:val="18"/>
                <w:szCs w:val="18"/>
              </w:rPr>
            </w:pPr>
            <w:r>
              <w:rPr>
                <w:sz w:val="18"/>
                <w:szCs w:val="18"/>
              </w:rPr>
              <w:t>[…]</w:t>
            </w:r>
          </w:p>
          <w:p w14:paraId="049D56E0" w14:textId="77777777" w:rsidR="007D5BC7" w:rsidRPr="00A5595C" w:rsidRDefault="007D5BC7" w:rsidP="00345A8F">
            <w:pPr>
              <w:rPr>
                <w:sz w:val="18"/>
                <w:szCs w:val="18"/>
              </w:rPr>
            </w:pPr>
          </w:p>
          <w:p w14:paraId="231A8015" w14:textId="77777777" w:rsidR="007D5BC7" w:rsidRPr="00EC2E61" w:rsidRDefault="00660C28" w:rsidP="00345A8F">
            <w:pPr>
              <w:ind w:left="167"/>
              <w:rPr>
                <w:sz w:val="18"/>
                <w:szCs w:val="18"/>
                <w:u w:val="single"/>
              </w:rPr>
            </w:pPr>
            <w:r w:rsidRPr="00EC2E61">
              <w:rPr>
                <w:sz w:val="18"/>
                <w:szCs w:val="18"/>
                <w:u w:val="single"/>
              </w:rPr>
              <w:t xml:space="preserve">Section 8(a) </w:t>
            </w:r>
          </w:p>
          <w:p w14:paraId="4AB05BA7" w14:textId="77777777" w:rsidR="007D5BC7" w:rsidRPr="005D37B9" w:rsidRDefault="00660C28" w:rsidP="0059396C">
            <w:pPr>
              <w:ind w:left="183"/>
              <w:rPr>
                <w:sz w:val="18"/>
                <w:szCs w:val="18"/>
              </w:rPr>
            </w:pPr>
            <w:r w:rsidRPr="005D37B9">
              <w:rPr>
                <w:sz w:val="18"/>
                <w:szCs w:val="18"/>
              </w:rPr>
              <w:t xml:space="preserve">a. </w:t>
            </w:r>
            <w:r w:rsidRPr="005D37B9">
              <w:rPr>
                <w:b/>
                <w:bCs/>
                <w:sz w:val="18"/>
                <w:szCs w:val="18"/>
              </w:rPr>
              <w:t>Continuity after Intervention by Regulator</w:t>
            </w:r>
            <w:r w:rsidRPr="005D37B9">
              <w:rPr>
                <w:sz w:val="18"/>
                <w:szCs w:val="18"/>
              </w:rPr>
              <w:t>.  Upon intervention of Customer</w:t>
            </w:r>
            <w:r w:rsidR="00867382">
              <w:rPr>
                <w:sz w:val="18"/>
                <w:szCs w:val="18"/>
              </w:rPr>
              <w:t xml:space="preserve"> of FS Entity</w:t>
            </w:r>
            <w:r w:rsidRPr="005D37B9">
              <w:rPr>
                <w:sz w:val="18"/>
                <w:szCs w:val="18"/>
              </w:rPr>
              <w:t xml:space="preserve">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w:t>
            </w:r>
            <w:r w:rsidR="00832E7F">
              <w:rPr>
                <w:sz w:val="18"/>
                <w:szCs w:val="18"/>
              </w:rPr>
              <w:t xml:space="preserve"> or FS Entity, as applicable</w:t>
            </w:r>
            <w:r w:rsidRPr="005D37B9">
              <w:rPr>
                <w:sz w:val="18"/>
                <w:szCs w:val="18"/>
              </w:rPr>
              <w:t>, by ensuring that Regulator or national resolution authority has full administrator controls over the Online Services.</w:t>
            </w:r>
          </w:p>
          <w:p w14:paraId="6AB8EE15" w14:textId="77777777" w:rsidR="007D5BC7" w:rsidRDefault="007D5BC7" w:rsidP="00345A8F">
            <w:pPr>
              <w:ind w:left="167"/>
              <w:rPr>
                <w:sz w:val="18"/>
                <w:szCs w:val="18"/>
              </w:rPr>
            </w:pPr>
          </w:p>
          <w:p w14:paraId="5392825B" w14:textId="77777777" w:rsidR="007D5BC7" w:rsidRPr="00A4186A" w:rsidRDefault="00660C28" w:rsidP="00345A8F">
            <w:pPr>
              <w:ind w:left="167"/>
              <w:rPr>
                <w:sz w:val="18"/>
                <w:szCs w:val="18"/>
                <w:u w:val="single"/>
              </w:rPr>
            </w:pPr>
            <w:r w:rsidRPr="00A4186A">
              <w:rPr>
                <w:sz w:val="18"/>
                <w:szCs w:val="18"/>
                <w:u w:val="single"/>
              </w:rPr>
              <w:t>Section 8(c)(2)</w:t>
            </w:r>
          </w:p>
          <w:p w14:paraId="369FB806" w14:textId="77777777" w:rsidR="007D5BC7" w:rsidRPr="00C303C0" w:rsidRDefault="00660C28" w:rsidP="007D5BC7">
            <w:pPr>
              <w:ind w:left="183"/>
              <w:rPr>
                <w:sz w:val="18"/>
                <w:szCs w:val="18"/>
              </w:rPr>
            </w:pPr>
            <w:r w:rsidRPr="005D37B9">
              <w:rPr>
                <w:sz w:val="18"/>
                <w:szCs w:val="18"/>
              </w:rPr>
              <w:t xml:space="preserve">2. If Microsoft terminates the Enrollment </w:t>
            </w:r>
            <w:proofErr w:type="gramStart"/>
            <w:r w:rsidRPr="005D37B9">
              <w:rPr>
                <w:sz w:val="18"/>
                <w:szCs w:val="18"/>
              </w:rPr>
              <w:t>as a result of</w:t>
            </w:r>
            <w:proofErr w:type="gramEnd"/>
            <w:r w:rsidRPr="005D37B9">
              <w:rPr>
                <w:sz w:val="18"/>
                <w:szCs w:val="18"/>
              </w:rPr>
              <w:t xml:space="preserve"> an uncured breach by Customer, Microsoft will continue to provide the Online Services on a month-to-month basis for up to twelve months, or longer if expressly required by a Regulator in writing that Microsoft continue to provide the Online Services, from the date of termination.</w:t>
            </w:r>
          </w:p>
          <w:p w14:paraId="2863854A" w14:textId="77777777" w:rsidR="007D5BC7" w:rsidRDefault="007D5BC7" w:rsidP="00345A8F">
            <w:pPr>
              <w:ind w:left="167"/>
              <w:rPr>
                <w:b/>
                <w:bCs/>
                <w:sz w:val="18"/>
                <w:szCs w:val="18"/>
              </w:rPr>
            </w:pPr>
          </w:p>
        </w:tc>
        <w:tc>
          <w:tcPr>
            <w:tcW w:w="7470" w:type="dxa"/>
          </w:tcPr>
          <w:p w14:paraId="0CFD29D3" w14:textId="77777777" w:rsidR="007D5BC7" w:rsidRDefault="00660C28" w:rsidP="00345A8F">
            <w:pPr>
              <w:rPr>
                <w:sz w:val="18"/>
                <w:szCs w:val="18"/>
              </w:rPr>
            </w:pPr>
            <w:r>
              <w:rPr>
                <w:sz w:val="18"/>
                <w:szCs w:val="18"/>
              </w:rPr>
              <w:t>Microsoft will</w:t>
            </w:r>
            <w:r w:rsidRPr="008768E2">
              <w:rPr>
                <w:sz w:val="18"/>
                <w:szCs w:val="18"/>
              </w:rPr>
              <w:t xml:space="preserve"> </w:t>
            </w:r>
            <w:r>
              <w:rPr>
                <w:sz w:val="18"/>
                <w:szCs w:val="18"/>
              </w:rPr>
              <w:t xml:space="preserve">fully cooperate </w:t>
            </w:r>
            <w:r w:rsidRPr="00174B8A">
              <w:rPr>
                <w:sz w:val="18"/>
                <w:szCs w:val="18"/>
              </w:rPr>
              <w:t xml:space="preserve">with </w:t>
            </w:r>
            <w:r>
              <w:rPr>
                <w:sz w:val="18"/>
                <w:szCs w:val="18"/>
              </w:rPr>
              <w:t xml:space="preserve">the competent </w:t>
            </w:r>
            <w:r w:rsidRPr="00174B8A">
              <w:rPr>
                <w:sz w:val="18"/>
                <w:szCs w:val="18"/>
              </w:rPr>
              <w:t>authorities, resolution authorities</w:t>
            </w:r>
            <w:r>
              <w:rPr>
                <w:sz w:val="18"/>
                <w:szCs w:val="18"/>
              </w:rPr>
              <w:t xml:space="preserve">, </w:t>
            </w:r>
            <w:r w:rsidRPr="00174B8A">
              <w:rPr>
                <w:sz w:val="18"/>
                <w:szCs w:val="18"/>
              </w:rPr>
              <w:t xml:space="preserve">and their </w:t>
            </w:r>
            <w:r>
              <w:rPr>
                <w:sz w:val="18"/>
                <w:szCs w:val="18"/>
              </w:rPr>
              <w:t>appointees as follows:</w:t>
            </w:r>
          </w:p>
          <w:p w14:paraId="673A3122" w14:textId="77777777" w:rsidR="007D5BC7" w:rsidRPr="00271D83" w:rsidRDefault="00660C28" w:rsidP="00345A8F">
            <w:pPr>
              <w:spacing w:before="120" w:after="120"/>
              <w:rPr>
                <w:sz w:val="18"/>
                <w:szCs w:val="18"/>
              </w:rPr>
            </w:pPr>
            <w:r w:rsidRPr="00271D83">
              <w:rPr>
                <w:sz w:val="18"/>
                <w:szCs w:val="18"/>
              </w:rPr>
              <w:t xml:space="preserve">Microsoft provides Regulators </w:t>
            </w:r>
            <w:r w:rsidR="00C66C20">
              <w:rPr>
                <w:sz w:val="18"/>
                <w:szCs w:val="18"/>
              </w:rPr>
              <w:t xml:space="preserve">of FS Entities </w:t>
            </w:r>
            <w:r w:rsidRPr="00271D83">
              <w:rPr>
                <w:sz w:val="18"/>
                <w:szCs w:val="18"/>
              </w:rPr>
              <w:t>an unrestricted right to examine or audit the Online Services and Important Providers</w:t>
            </w:r>
            <w:r w:rsidR="005E478A">
              <w:rPr>
                <w:sz w:val="18"/>
                <w:szCs w:val="18"/>
              </w:rPr>
              <w:t>.</w:t>
            </w:r>
            <w:r w:rsidRPr="00271D83">
              <w:rPr>
                <w:sz w:val="18"/>
                <w:szCs w:val="18"/>
              </w:rPr>
              <w:t xml:space="preserve"> (</w:t>
            </w:r>
            <w:r>
              <w:rPr>
                <w:sz w:val="18"/>
                <w:szCs w:val="18"/>
              </w:rPr>
              <w:t>M</w:t>
            </w:r>
            <w:r w:rsidR="006B665A">
              <w:rPr>
                <w:sz w:val="18"/>
                <w:szCs w:val="18"/>
              </w:rPr>
              <w:t>850</w:t>
            </w:r>
            <w:r w:rsidR="00C5284F">
              <w:rPr>
                <w:sz w:val="18"/>
                <w:szCs w:val="18"/>
              </w:rPr>
              <w:t xml:space="preserve">, </w:t>
            </w:r>
            <w:r>
              <w:rPr>
                <w:sz w:val="18"/>
                <w:szCs w:val="18"/>
              </w:rPr>
              <w:t>3(a)</w:t>
            </w:r>
            <w:r w:rsidR="00C5284F">
              <w:rPr>
                <w:sz w:val="18"/>
                <w:szCs w:val="18"/>
              </w:rPr>
              <w:t>)</w:t>
            </w:r>
            <w:r w:rsidRPr="00271D83">
              <w:rPr>
                <w:sz w:val="18"/>
                <w:szCs w:val="18"/>
              </w:rPr>
              <w:t>. Microsoft agrees to cooperate with Regulators</w:t>
            </w:r>
            <w:r>
              <w:rPr>
                <w:sz w:val="18"/>
                <w:szCs w:val="18"/>
              </w:rPr>
              <w:t xml:space="preserve"> and</w:t>
            </w:r>
            <w:r w:rsidRPr="00271D83">
              <w:rPr>
                <w:sz w:val="18"/>
                <w:szCs w:val="18"/>
              </w:rPr>
              <w:t xml:space="preserve"> with Customer’s </w:t>
            </w:r>
            <w:proofErr w:type="gramStart"/>
            <w:r w:rsidRPr="00271D83">
              <w:rPr>
                <w:sz w:val="18"/>
                <w:szCs w:val="18"/>
              </w:rPr>
              <w:t xml:space="preserve">Regulators </w:t>
            </w:r>
            <w:r>
              <w:rPr>
                <w:sz w:val="18"/>
                <w:szCs w:val="18"/>
              </w:rPr>
              <w:t xml:space="preserve"> where</w:t>
            </w:r>
            <w:proofErr w:type="gramEnd"/>
            <w:r>
              <w:rPr>
                <w:sz w:val="18"/>
                <w:szCs w:val="18"/>
              </w:rPr>
              <w:t xml:space="preserve"> appropriate and necessary for the purposes of supervision</w:t>
            </w:r>
            <w:r w:rsidR="005E478A">
              <w:rPr>
                <w:sz w:val="18"/>
                <w:szCs w:val="18"/>
              </w:rPr>
              <w:t>.</w:t>
            </w:r>
            <w:r>
              <w:rPr>
                <w:sz w:val="18"/>
                <w:szCs w:val="18"/>
              </w:rPr>
              <w:t xml:space="preserve"> </w:t>
            </w:r>
            <w:r w:rsidRPr="00271D83">
              <w:rPr>
                <w:sz w:val="18"/>
                <w:szCs w:val="18"/>
              </w:rPr>
              <w:t>(</w:t>
            </w:r>
            <w:r>
              <w:rPr>
                <w:sz w:val="18"/>
                <w:szCs w:val="18"/>
              </w:rPr>
              <w:t>M</w:t>
            </w:r>
            <w:r w:rsidR="006D66D5">
              <w:rPr>
                <w:sz w:val="18"/>
                <w:szCs w:val="18"/>
              </w:rPr>
              <w:t>850</w:t>
            </w:r>
            <w:r>
              <w:rPr>
                <w:sz w:val="18"/>
                <w:szCs w:val="18"/>
              </w:rPr>
              <w:t xml:space="preserve">, </w:t>
            </w:r>
            <w:r w:rsidRPr="00271D83">
              <w:rPr>
                <w:sz w:val="18"/>
                <w:szCs w:val="18"/>
              </w:rPr>
              <w:t>3</w:t>
            </w:r>
            <w:r>
              <w:rPr>
                <w:sz w:val="18"/>
                <w:szCs w:val="18"/>
              </w:rPr>
              <w:t>(d</w:t>
            </w:r>
            <w:r w:rsidR="00C5284F">
              <w:rPr>
                <w:sz w:val="18"/>
                <w:szCs w:val="18"/>
              </w:rPr>
              <w:t>, g</w:t>
            </w:r>
            <w:r>
              <w:rPr>
                <w:sz w:val="18"/>
                <w:szCs w:val="18"/>
              </w:rPr>
              <w:t>)</w:t>
            </w:r>
            <w:r w:rsidRPr="00271D83">
              <w:rPr>
                <w:sz w:val="18"/>
                <w:szCs w:val="18"/>
              </w:rPr>
              <w:t>)</w:t>
            </w:r>
            <w:r>
              <w:rPr>
                <w:sz w:val="18"/>
                <w:szCs w:val="18"/>
              </w:rPr>
              <w:t>.</w:t>
            </w:r>
          </w:p>
          <w:p w14:paraId="3E7BC902" w14:textId="77777777" w:rsidR="007D5BC7" w:rsidRPr="00B51066" w:rsidRDefault="00660C28" w:rsidP="00345A8F">
            <w:pPr>
              <w:spacing w:before="120"/>
              <w:rPr>
                <w:sz w:val="18"/>
                <w:szCs w:val="18"/>
              </w:rPr>
            </w:pPr>
            <w:r w:rsidRPr="00B51066">
              <w:rPr>
                <w:sz w:val="18"/>
                <w:szCs w:val="18"/>
              </w:rPr>
              <w:t xml:space="preserve">Customer has the right to access all information necessary to enable its compliance under relevant legal obligations to ensure that: </w:t>
            </w:r>
          </w:p>
          <w:p w14:paraId="2DDB1B88" w14:textId="77777777" w:rsidR="007D5BC7" w:rsidRPr="00203304" w:rsidRDefault="00660C28" w:rsidP="0063537B">
            <w:pPr>
              <w:pStyle w:val="ListParagraph"/>
              <w:numPr>
                <w:ilvl w:val="0"/>
                <w:numId w:val="4"/>
              </w:numPr>
              <w:ind w:left="230" w:hanging="180"/>
              <w:rPr>
                <w:sz w:val="18"/>
                <w:szCs w:val="18"/>
              </w:rPr>
            </w:pPr>
            <w:proofErr w:type="gramStart"/>
            <w:r w:rsidRPr="00203304">
              <w:rPr>
                <w:sz w:val="18"/>
                <w:szCs w:val="18"/>
              </w:rPr>
              <w:t>The Online</w:t>
            </w:r>
            <w:proofErr w:type="gramEnd"/>
            <w:r w:rsidRPr="00203304">
              <w:rPr>
                <w:sz w:val="18"/>
                <w:szCs w:val="18"/>
              </w:rPr>
              <w:t xml:space="preserve"> Services comply with the Product Terms, the DPA, and this </w:t>
            </w:r>
            <w:proofErr w:type="gramStart"/>
            <w:r w:rsidRPr="00203304">
              <w:rPr>
                <w:sz w:val="18"/>
                <w:szCs w:val="18"/>
              </w:rPr>
              <w:t>Amendment;</w:t>
            </w:r>
            <w:proofErr w:type="gramEnd"/>
          </w:p>
          <w:p w14:paraId="49BC0706" w14:textId="77777777" w:rsidR="007D5BC7" w:rsidRPr="00203304" w:rsidRDefault="00660C28" w:rsidP="0063537B">
            <w:pPr>
              <w:pStyle w:val="ListParagraph"/>
              <w:numPr>
                <w:ilvl w:val="0"/>
                <w:numId w:val="4"/>
              </w:numPr>
              <w:ind w:left="230" w:hanging="180"/>
              <w:rPr>
                <w:sz w:val="18"/>
                <w:szCs w:val="18"/>
              </w:rPr>
            </w:pPr>
            <w:r w:rsidRPr="00203304">
              <w:rPr>
                <w:sz w:val="18"/>
                <w:szCs w:val="18"/>
              </w:rPr>
              <w:t xml:space="preserve">The Service Level Agreements are being </w:t>
            </w:r>
            <w:proofErr w:type="gramStart"/>
            <w:r w:rsidRPr="00203304">
              <w:rPr>
                <w:sz w:val="18"/>
                <w:szCs w:val="18"/>
              </w:rPr>
              <w:t>met;</w:t>
            </w:r>
            <w:proofErr w:type="gramEnd"/>
            <w:r w:rsidRPr="00203304">
              <w:rPr>
                <w:sz w:val="18"/>
                <w:szCs w:val="18"/>
              </w:rPr>
              <w:t xml:space="preserve"> </w:t>
            </w:r>
          </w:p>
          <w:p w14:paraId="4D664A1E" w14:textId="77777777" w:rsidR="007D5BC7" w:rsidRPr="00EE2EEA" w:rsidRDefault="00660C28" w:rsidP="0063537B">
            <w:pPr>
              <w:pStyle w:val="ListParagraph"/>
              <w:numPr>
                <w:ilvl w:val="0"/>
                <w:numId w:val="4"/>
              </w:numPr>
              <w:ind w:left="230" w:hanging="180"/>
              <w:rPr>
                <w:sz w:val="18"/>
                <w:szCs w:val="18"/>
              </w:rPr>
            </w:pPr>
            <w:r w:rsidRPr="00A00726">
              <w:rPr>
                <w:sz w:val="18"/>
                <w:szCs w:val="18"/>
              </w:rPr>
              <w:t xml:space="preserve">The </w:t>
            </w:r>
            <w:r w:rsidRPr="00EE2EEA">
              <w:rPr>
                <w:sz w:val="18"/>
                <w:szCs w:val="18"/>
              </w:rPr>
              <w:t>integrity</w:t>
            </w:r>
            <w:r w:rsidR="00C5284F">
              <w:rPr>
                <w:sz w:val="18"/>
                <w:szCs w:val="18"/>
              </w:rPr>
              <w:t xml:space="preserve"> </w:t>
            </w:r>
            <w:r w:rsidRPr="00EE2EEA">
              <w:rPr>
                <w:sz w:val="18"/>
                <w:szCs w:val="18"/>
              </w:rPr>
              <w:t xml:space="preserve">of Customer Data </w:t>
            </w:r>
            <w:proofErr w:type="gramStart"/>
            <w:r w:rsidRPr="00EE2EEA">
              <w:rPr>
                <w:sz w:val="18"/>
                <w:szCs w:val="18"/>
              </w:rPr>
              <w:t>are</w:t>
            </w:r>
            <w:proofErr w:type="gramEnd"/>
            <w:r w:rsidRPr="00EE2EEA">
              <w:rPr>
                <w:sz w:val="18"/>
                <w:szCs w:val="18"/>
              </w:rPr>
              <w:t xml:space="preserve"> protected; and </w:t>
            </w:r>
          </w:p>
          <w:p w14:paraId="6836520A" w14:textId="77777777" w:rsidR="007D5BC7" w:rsidRPr="005E478A" w:rsidRDefault="00660C28" w:rsidP="0063537B">
            <w:pPr>
              <w:pStyle w:val="ListParagraph"/>
              <w:numPr>
                <w:ilvl w:val="0"/>
                <w:numId w:val="4"/>
              </w:numPr>
              <w:ind w:left="230" w:hanging="180"/>
              <w:rPr>
                <w:sz w:val="18"/>
                <w:szCs w:val="18"/>
              </w:rPr>
            </w:pPr>
            <w:r w:rsidRPr="00EE2EEA">
              <w:rPr>
                <w:sz w:val="18"/>
                <w:szCs w:val="18"/>
              </w:rPr>
              <w:t xml:space="preserve">The Online Services </w:t>
            </w:r>
            <w:r w:rsidRPr="00203304">
              <w:rPr>
                <w:sz w:val="18"/>
                <w:szCs w:val="18"/>
              </w:rPr>
              <w:t xml:space="preserve">provided to Customer are secure. </w:t>
            </w:r>
            <w:r>
              <w:rPr>
                <w:sz w:val="18"/>
                <w:szCs w:val="18"/>
              </w:rPr>
              <w:br/>
              <w:t>(M</w:t>
            </w:r>
            <w:r w:rsidR="006D66D5">
              <w:rPr>
                <w:sz w:val="18"/>
                <w:szCs w:val="18"/>
              </w:rPr>
              <w:t>850</w:t>
            </w:r>
            <w:r>
              <w:rPr>
                <w:sz w:val="18"/>
                <w:szCs w:val="18"/>
              </w:rPr>
              <w:t>, 4(b)).</w:t>
            </w:r>
          </w:p>
          <w:p w14:paraId="06F62E1E" w14:textId="77777777" w:rsidR="007D5BC7" w:rsidRDefault="00660C28" w:rsidP="00345A8F">
            <w:pPr>
              <w:spacing w:before="120"/>
              <w:rPr>
                <w:sz w:val="18"/>
                <w:szCs w:val="18"/>
              </w:rPr>
            </w:pPr>
            <w:r w:rsidRPr="006B4182">
              <w:rPr>
                <w:sz w:val="18"/>
                <w:szCs w:val="18"/>
              </w:rPr>
              <w:t xml:space="preserve">Upon intervention of Customer </w:t>
            </w:r>
            <w:r w:rsidR="00A30781">
              <w:rPr>
                <w:sz w:val="18"/>
                <w:szCs w:val="18"/>
              </w:rPr>
              <w:t xml:space="preserve">or FS Entity </w:t>
            </w:r>
            <w:r w:rsidRPr="006B4182">
              <w:rPr>
                <w:sz w:val="18"/>
                <w:szCs w:val="18"/>
              </w:rPr>
              <w:t>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w:t>
            </w:r>
            <w:r>
              <w:rPr>
                <w:sz w:val="18"/>
                <w:szCs w:val="18"/>
              </w:rPr>
              <w:t xml:space="preserve"> </w:t>
            </w:r>
            <w:r w:rsidR="00A30781">
              <w:rPr>
                <w:sz w:val="18"/>
                <w:szCs w:val="18"/>
              </w:rPr>
              <w:t xml:space="preserve">or FS Entity. </w:t>
            </w:r>
            <w:r w:rsidRPr="006B4182">
              <w:rPr>
                <w:sz w:val="18"/>
                <w:szCs w:val="18"/>
              </w:rPr>
              <w:t>(</w:t>
            </w:r>
            <w:r>
              <w:rPr>
                <w:sz w:val="18"/>
                <w:szCs w:val="18"/>
              </w:rPr>
              <w:t>M</w:t>
            </w:r>
            <w:r w:rsidR="006D66D5">
              <w:rPr>
                <w:sz w:val="18"/>
                <w:szCs w:val="18"/>
              </w:rPr>
              <w:t>850</w:t>
            </w:r>
            <w:r>
              <w:rPr>
                <w:sz w:val="18"/>
                <w:szCs w:val="18"/>
              </w:rPr>
              <w:t xml:space="preserve">, </w:t>
            </w:r>
            <w:r w:rsidRPr="006B4182">
              <w:rPr>
                <w:sz w:val="18"/>
                <w:szCs w:val="18"/>
              </w:rPr>
              <w:t>8(a))</w:t>
            </w:r>
            <w:r>
              <w:rPr>
                <w:sz w:val="18"/>
                <w:szCs w:val="18"/>
              </w:rPr>
              <w:t>.</w:t>
            </w:r>
          </w:p>
          <w:p w14:paraId="2D53D844" w14:textId="77777777" w:rsidR="007D5BC7" w:rsidRPr="007E19E0" w:rsidRDefault="00660C28" w:rsidP="00345A8F">
            <w:pPr>
              <w:spacing w:before="120"/>
              <w:rPr>
                <w:sz w:val="18"/>
                <w:szCs w:val="18"/>
              </w:rPr>
            </w:pPr>
            <w:r>
              <w:rPr>
                <w:sz w:val="18"/>
                <w:szCs w:val="18"/>
              </w:rPr>
              <w:t xml:space="preserve">If expressly required by a Regulator, Microsoft will provide the Online Services for longer than 12 months after </w:t>
            </w:r>
            <w:r w:rsidRPr="00F75E28">
              <w:rPr>
                <w:sz w:val="18"/>
                <w:szCs w:val="18"/>
              </w:rPr>
              <w:t xml:space="preserve">Microsoft terminates the Enrollment </w:t>
            </w:r>
            <w:proofErr w:type="gramStart"/>
            <w:r w:rsidRPr="00F75E28">
              <w:rPr>
                <w:sz w:val="18"/>
                <w:szCs w:val="18"/>
              </w:rPr>
              <w:t>as a result of</w:t>
            </w:r>
            <w:proofErr w:type="gramEnd"/>
            <w:r w:rsidRPr="00F75E28">
              <w:rPr>
                <w:sz w:val="18"/>
                <w:szCs w:val="18"/>
              </w:rPr>
              <w:t xml:space="preserve"> an uncured breach by Customer</w:t>
            </w:r>
            <w:r w:rsidR="005E478A">
              <w:rPr>
                <w:sz w:val="18"/>
                <w:szCs w:val="18"/>
              </w:rPr>
              <w:t>.</w:t>
            </w:r>
            <w:r>
              <w:rPr>
                <w:sz w:val="18"/>
                <w:szCs w:val="18"/>
              </w:rPr>
              <w:t xml:space="preserve"> (M</w:t>
            </w:r>
            <w:r w:rsidR="006D66D5">
              <w:rPr>
                <w:sz w:val="18"/>
                <w:szCs w:val="18"/>
              </w:rPr>
              <w:t>850</w:t>
            </w:r>
            <w:r>
              <w:rPr>
                <w:sz w:val="18"/>
                <w:szCs w:val="18"/>
              </w:rPr>
              <w:t>, 8(c)(2)).</w:t>
            </w:r>
          </w:p>
          <w:p w14:paraId="049C785B" w14:textId="77777777" w:rsidR="007D5BC7" w:rsidRPr="007E19E0" w:rsidRDefault="00660C28" w:rsidP="00345A8F">
            <w:pPr>
              <w:spacing w:before="120"/>
              <w:rPr>
                <w:sz w:val="18"/>
                <w:szCs w:val="18"/>
              </w:rPr>
            </w:pPr>
            <w:r w:rsidRPr="007E19E0">
              <w:rPr>
                <w:sz w:val="18"/>
                <w:szCs w:val="18"/>
              </w:rPr>
              <w:t xml:space="preserve">If the Regulator publishes guidance </w:t>
            </w:r>
            <w:r>
              <w:rPr>
                <w:sz w:val="18"/>
                <w:szCs w:val="18"/>
              </w:rPr>
              <w:t>related</w:t>
            </w:r>
            <w:r w:rsidRPr="007E19E0">
              <w:rPr>
                <w:sz w:val="18"/>
                <w:szCs w:val="18"/>
              </w:rPr>
              <w:t xml:space="preserve"> to the Online Services, upon Customer’s written request to Microsoft, Microsoft will prepare a written response to such guidance</w:t>
            </w:r>
            <w:r>
              <w:rPr>
                <w:sz w:val="18"/>
                <w:szCs w:val="18"/>
              </w:rPr>
              <w:t>,</w:t>
            </w:r>
            <w:r w:rsidRPr="007E19E0">
              <w:rPr>
                <w:sz w:val="18"/>
                <w:szCs w:val="18"/>
              </w:rPr>
              <w:t xml:space="preserve"> including how (and the extent to which) the Online Services address the guidance through either existing features or planned changes on the roadmap for the Online Services</w:t>
            </w:r>
            <w:r>
              <w:rPr>
                <w:sz w:val="18"/>
                <w:szCs w:val="18"/>
              </w:rPr>
              <w:t xml:space="preserve"> </w:t>
            </w:r>
            <w:r w:rsidRPr="007E19E0">
              <w:rPr>
                <w:sz w:val="18"/>
                <w:szCs w:val="18"/>
              </w:rPr>
              <w:t>(</w:t>
            </w:r>
            <w:r>
              <w:rPr>
                <w:sz w:val="18"/>
                <w:szCs w:val="18"/>
              </w:rPr>
              <w:t>M</w:t>
            </w:r>
            <w:r w:rsidR="00573495">
              <w:rPr>
                <w:sz w:val="18"/>
                <w:szCs w:val="18"/>
              </w:rPr>
              <w:t>850</w:t>
            </w:r>
            <w:r>
              <w:rPr>
                <w:sz w:val="18"/>
                <w:szCs w:val="18"/>
              </w:rPr>
              <w:t xml:space="preserve">, </w:t>
            </w:r>
            <w:r w:rsidRPr="007E19E0">
              <w:rPr>
                <w:sz w:val="18"/>
                <w:szCs w:val="18"/>
              </w:rPr>
              <w:t>5(a))</w:t>
            </w:r>
            <w:r>
              <w:rPr>
                <w:sz w:val="18"/>
                <w:szCs w:val="18"/>
              </w:rPr>
              <w:t xml:space="preserve">. </w:t>
            </w:r>
            <w:r w:rsidRPr="007E19E0">
              <w:rPr>
                <w:sz w:val="18"/>
                <w:szCs w:val="18"/>
              </w:rPr>
              <w:t>If Customer, acting</w:t>
            </w:r>
            <w:r>
              <w:rPr>
                <w:sz w:val="18"/>
                <w:szCs w:val="18"/>
              </w:rPr>
              <w:t xml:space="preserve"> </w:t>
            </w:r>
            <w:r w:rsidR="00573495">
              <w:rPr>
                <w:sz w:val="18"/>
                <w:szCs w:val="18"/>
              </w:rPr>
              <w:t>either as a FS Agent on behalf of a FS Entity</w:t>
            </w:r>
            <w:r w:rsidR="006F3E28">
              <w:rPr>
                <w:sz w:val="18"/>
                <w:szCs w:val="18"/>
              </w:rPr>
              <w:t xml:space="preserve"> or upon instruction from the FS Entity’s Regulator</w:t>
            </w:r>
            <w:r w:rsidRPr="007E19E0">
              <w:rPr>
                <w:sz w:val="18"/>
                <w:szCs w:val="18"/>
              </w:rPr>
              <w:t xml:space="preserve">, requires a change to any new or existing services feature or control, Customer may request such feature or control from Microsoft, and Microsoft will respond so that the parties can discuss if accommodating such request is feasible and, if so, how to accommodate </w:t>
            </w:r>
            <w:r w:rsidR="006F3E28">
              <w:rPr>
                <w:sz w:val="18"/>
                <w:szCs w:val="18"/>
              </w:rPr>
              <w:t>that FS Entity’s</w:t>
            </w:r>
            <w:r w:rsidRPr="007E19E0">
              <w:rPr>
                <w:sz w:val="18"/>
                <w:szCs w:val="18"/>
              </w:rPr>
              <w:t xml:space="preserve"> requirements (</w:t>
            </w:r>
            <w:r>
              <w:rPr>
                <w:sz w:val="18"/>
                <w:szCs w:val="18"/>
              </w:rPr>
              <w:t>M</w:t>
            </w:r>
            <w:r w:rsidR="00573495">
              <w:rPr>
                <w:sz w:val="18"/>
                <w:szCs w:val="18"/>
              </w:rPr>
              <w:t>850</w:t>
            </w:r>
            <w:r>
              <w:rPr>
                <w:sz w:val="18"/>
                <w:szCs w:val="18"/>
              </w:rPr>
              <w:t xml:space="preserve">, </w:t>
            </w:r>
            <w:r w:rsidRPr="007E19E0">
              <w:rPr>
                <w:sz w:val="18"/>
                <w:szCs w:val="18"/>
              </w:rPr>
              <w:t>5(b))</w:t>
            </w:r>
            <w:r>
              <w:rPr>
                <w:sz w:val="18"/>
                <w:szCs w:val="18"/>
              </w:rPr>
              <w:t>. If</w:t>
            </w:r>
            <w:r w:rsidRPr="007605C4">
              <w:rPr>
                <w:sz w:val="18"/>
                <w:szCs w:val="18"/>
              </w:rPr>
              <w:t xml:space="preserve"> Microsoft and Customer cannot </w:t>
            </w:r>
            <w:r>
              <w:rPr>
                <w:sz w:val="18"/>
                <w:szCs w:val="18"/>
              </w:rPr>
              <w:t>resolve</w:t>
            </w:r>
            <w:r w:rsidRPr="007605C4">
              <w:rPr>
                <w:sz w:val="18"/>
                <w:szCs w:val="18"/>
              </w:rPr>
              <w:t xml:space="preserve"> concerns about regulatory changes or changes to the Online Services, </w:t>
            </w:r>
            <w:proofErr w:type="gramStart"/>
            <w:r w:rsidRPr="007605C4">
              <w:rPr>
                <w:sz w:val="18"/>
                <w:szCs w:val="18"/>
              </w:rPr>
              <w:t>Customer</w:t>
            </w:r>
            <w:proofErr w:type="gramEnd"/>
            <w:r w:rsidRPr="007605C4">
              <w:rPr>
                <w:sz w:val="18"/>
                <w:szCs w:val="18"/>
              </w:rPr>
              <w:t xml:space="preserve"> may terminate the Online Service, with no penalty, by providing notice</w:t>
            </w:r>
            <w:r w:rsidR="005E478A">
              <w:rPr>
                <w:sz w:val="18"/>
                <w:szCs w:val="18"/>
              </w:rPr>
              <w:t>.</w:t>
            </w:r>
            <w:r w:rsidRPr="007605C4">
              <w:rPr>
                <w:sz w:val="18"/>
                <w:szCs w:val="18"/>
              </w:rPr>
              <w:t xml:space="preserve"> </w:t>
            </w:r>
            <w:r>
              <w:rPr>
                <w:sz w:val="18"/>
                <w:szCs w:val="18"/>
              </w:rPr>
              <w:t>(M</w:t>
            </w:r>
            <w:r w:rsidR="006D66D5">
              <w:rPr>
                <w:sz w:val="18"/>
                <w:szCs w:val="18"/>
              </w:rPr>
              <w:t>850</w:t>
            </w:r>
            <w:r>
              <w:rPr>
                <w:sz w:val="18"/>
                <w:szCs w:val="18"/>
              </w:rPr>
              <w:t>, 5(c))</w:t>
            </w:r>
            <w:r w:rsidRPr="007605C4">
              <w:rPr>
                <w:sz w:val="18"/>
                <w:szCs w:val="18"/>
              </w:rPr>
              <w:t>.</w:t>
            </w:r>
          </w:p>
          <w:p w14:paraId="086469E2" w14:textId="31D963EE" w:rsidR="007D5BC7" w:rsidRPr="00660C28" w:rsidRDefault="00660C28" w:rsidP="00345A8F">
            <w:pPr>
              <w:spacing w:before="120"/>
              <w:rPr>
                <w:sz w:val="18"/>
                <w:szCs w:val="18"/>
              </w:rPr>
            </w:pPr>
            <w:r w:rsidRPr="00660C28">
              <w:rPr>
                <w:sz w:val="18"/>
                <w:szCs w:val="18"/>
              </w:rPr>
              <w:t>Customers should not that DORA does not require the phrase “fully cooperate.” DORA Article 30 does not require specific contractual wording. Microsoft does not use “fully” in the M850 to avoid any interpretive issues for other commitments in the contract stack. Adding “fully” may cast doubt on whether the parties are “fully” doing other actions. (e.g., “the parties will comply with applicable laws” vs. “the parties will fully comply with applicable laws.” Microsoft already agrees to cooperate with regulators per the M850. (M850(3)(d)). This includes individuals designated by the Regulator. (M850(3)(b)).</w:t>
            </w:r>
          </w:p>
        </w:tc>
      </w:tr>
      <w:tr w:rsidR="000B722B" w14:paraId="40A29B0F" w14:textId="77777777" w:rsidTr="007F64A9">
        <w:trPr>
          <w:trHeight w:val="300"/>
        </w:trPr>
        <w:tc>
          <w:tcPr>
            <w:tcW w:w="535" w:type="dxa"/>
            <w:shd w:val="clear" w:color="auto" w:fill="E8E8E8" w:themeFill="background2"/>
          </w:tcPr>
          <w:p w14:paraId="760E7BFC" w14:textId="77777777" w:rsidR="007D5BC7" w:rsidRPr="00DB3C0F" w:rsidRDefault="007D5BC7" w:rsidP="0063537B">
            <w:pPr>
              <w:pStyle w:val="ListParagraph"/>
              <w:numPr>
                <w:ilvl w:val="0"/>
                <w:numId w:val="12"/>
              </w:numPr>
              <w:ind w:left="420"/>
              <w:rPr>
                <w:b/>
                <w:bCs/>
                <w:sz w:val="18"/>
                <w:szCs w:val="18"/>
              </w:rPr>
            </w:pPr>
          </w:p>
        </w:tc>
        <w:tc>
          <w:tcPr>
            <w:tcW w:w="1486" w:type="dxa"/>
          </w:tcPr>
          <w:p w14:paraId="24B774BD" w14:textId="77777777" w:rsidR="007D5BC7" w:rsidRPr="00055F95" w:rsidRDefault="00660C28" w:rsidP="00345A8F">
            <w:pPr>
              <w:rPr>
                <w:sz w:val="18"/>
                <w:szCs w:val="18"/>
              </w:rPr>
            </w:pPr>
            <w:r w:rsidRPr="00055F95">
              <w:rPr>
                <w:sz w:val="18"/>
                <w:szCs w:val="18"/>
              </w:rPr>
              <w:t>Art 30(2)(h)</w:t>
            </w:r>
          </w:p>
        </w:tc>
        <w:tc>
          <w:tcPr>
            <w:tcW w:w="3734" w:type="dxa"/>
          </w:tcPr>
          <w:p w14:paraId="2D062E09"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6120CBA9" w14:textId="77777777" w:rsidR="007D5BC7" w:rsidRDefault="007D5BC7" w:rsidP="00345A8F">
            <w:pPr>
              <w:rPr>
                <w:sz w:val="18"/>
                <w:szCs w:val="18"/>
              </w:rPr>
            </w:pPr>
          </w:p>
          <w:p w14:paraId="4231FBAB" w14:textId="77777777" w:rsidR="007D5BC7" w:rsidRPr="00055F95" w:rsidRDefault="00660C28" w:rsidP="00345A8F">
            <w:pPr>
              <w:rPr>
                <w:sz w:val="18"/>
                <w:szCs w:val="18"/>
              </w:rPr>
            </w:pPr>
            <w:r w:rsidRPr="00055F95">
              <w:rPr>
                <w:sz w:val="18"/>
                <w:szCs w:val="18"/>
              </w:rPr>
              <w:t xml:space="preserve">(h) </w:t>
            </w:r>
            <w:r w:rsidRPr="00055F95">
              <w:rPr>
                <w:rFonts w:eastAsia="Times New Roman" w:cs="EUAlbertina"/>
                <w:color w:val="000000"/>
                <w:sz w:val="18"/>
                <w:szCs w:val="18"/>
                <w:lang w:val="x-none"/>
              </w:rPr>
              <w:t>termination rights and related minimum notice periods for the termination of the contractual arrangements, in accordance with the expectations of competent authorities and resolution authorities.</w:t>
            </w:r>
          </w:p>
        </w:tc>
        <w:tc>
          <w:tcPr>
            <w:tcW w:w="1710" w:type="dxa"/>
          </w:tcPr>
          <w:p w14:paraId="1290B0D5" w14:textId="77777777" w:rsidR="007D5BC7" w:rsidRDefault="00660C28" w:rsidP="00345A8F">
            <w:pPr>
              <w:rPr>
                <w:sz w:val="18"/>
                <w:szCs w:val="18"/>
              </w:rPr>
            </w:pPr>
            <w:r>
              <w:rPr>
                <w:sz w:val="18"/>
                <w:szCs w:val="18"/>
              </w:rPr>
              <w:t xml:space="preserve">- DORA </w:t>
            </w:r>
            <w:r w:rsidR="00792C05">
              <w:rPr>
                <w:sz w:val="18"/>
                <w:szCs w:val="18"/>
              </w:rPr>
              <w:t>Supplement</w:t>
            </w:r>
            <w:r>
              <w:rPr>
                <w:sz w:val="18"/>
                <w:szCs w:val="18"/>
              </w:rPr>
              <w:t xml:space="preserve"> </w:t>
            </w:r>
          </w:p>
          <w:p w14:paraId="53DC8975" w14:textId="77777777" w:rsidR="007D5BC7" w:rsidRDefault="00660C28" w:rsidP="00345A8F">
            <w:pPr>
              <w:rPr>
                <w:sz w:val="18"/>
                <w:szCs w:val="18"/>
              </w:rPr>
            </w:pPr>
            <w:r>
              <w:rPr>
                <w:sz w:val="18"/>
                <w:szCs w:val="18"/>
              </w:rPr>
              <w:t>- M</w:t>
            </w:r>
            <w:r w:rsidR="00832E7F">
              <w:rPr>
                <w:sz w:val="18"/>
                <w:szCs w:val="18"/>
              </w:rPr>
              <w:t>850</w:t>
            </w:r>
            <w:r>
              <w:rPr>
                <w:sz w:val="18"/>
                <w:szCs w:val="18"/>
              </w:rPr>
              <w:t xml:space="preserve"> </w:t>
            </w:r>
          </w:p>
          <w:p w14:paraId="4E92428B" w14:textId="77777777" w:rsidR="007D5BC7" w:rsidRPr="005D20AB" w:rsidRDefault="00660C28" w:rsidP="00345A8F">
            <w:pPr>
              <w:rPr>
                <w:sz w:val="18"/>
                <w:szCs w:val="18"/>
              </w:rPr>
            </w:pPr>
            <w:r>
              <w:rPr>
                <w:sz w:val="18"/>
                <w:szCs w:val="18"/>
              </w:rPr>
              <w:t xml:space="preserve">- </w:t>
            </w:r>
            <w:r w:rsidRPr="0032314A">
              <w:rPr>
                <w:sz w:val="18"/>
                <w:szCs w:val="18"/>
              </w:rPr>
              <w:t xml:space="preserve">Enterprise Agreement  </w:t>
            </w:r>
          </w:p>
        </w:tc>
        <w:tc>
          <w:tcPr>
            <w:tcW w:w="7650" w:type="dxa"/>
          </w:tcPr>
          <w:p w14:paraId="5C0F9DB2" w14:textId="77777777" w:rsidR="007D5BC7" w:rsidRDefault="00660C28" w:rsidP="00345A8F">
            <w:pPr>
              <w:rPr>
                <w:b/>
                <w:bCs/>
                <w:sz w:val="18"/>
                <w:szCs w:val="18"/>
              </w:rPr>
            </w:pPr>
            <w:r>
              <w:rPr>
                <w:b/>
                <w:bCs/>
                <w:sz w:val="18"/>
                <w:szCs w:val="18"/>
              </w:rPr>
              <w:t xml:space="preserve">DORA Supplement: </w:t>
            </w:r>
          </w:p>
          <w:p w14:paraId="5E218F47" w14:textId="77777777" w:rsidR="007D5BC7" w:rsidRPr="0024196E" w:rsidRDefault="00660C28" w:rsidP="00345A8F">
            <w:pPr>
              <w:ind w:left="161"/>
              <w:rPr>
                <w:sz w:val="18"/>
                <w:szCs w:val="18"/>
                <w:u w:val="single"/>
              </w:rPr>
            </w:pPr>
            <w:r w:rsidRPr="0024196E">
              <w:rPr>
                <w:sz w:val="18"/>
                <w:szCs w:val="18"/>
                <w:u w:val="single"/>
              </w:rPr>
              <w:t xml:space="preserve">Section </w:t>
            </w:r>
            <w:r>
              <w:rPr>
                <w:sz w:val="18"/>
                <w:szCs w:val="18"/>
                <w:u w:val="single"/>
              </w:rPr>
              <w:t>4</w:t>
            </w:r>
            <w:r w:rsidRPr="0024196E">
              <w:rPr>
                <w:sz w:val="18"/>
                <w:szCs w:val="18"/>
                <w:u w:val="single"/>
              </w:rPr>
              <w:t>.1</w:t>
            </w:r>
            <w:r w:rsidRPr="0024196E">
              <w:rPr>
                <w:sz w:val="18"/>
                <w:szCs w:val="18"/>
              </w:rPr>
              <w:t xml:space="preserve"> </w:t>
            </w:r>
            <w:r w:rsidRPr="0024196E">
              <w:rPr>
                <w:sz w:val="18"/>
                <w:szCs w:val="18"/>
              </w:rPr>
              <w:tab/>
            </w:r>
          </w:p>
          <w:p w14:paraId="488279EC" w14:textId="77777777" w:rsidR="007D5BC7" w:rsidRPr="007D5BC7" w:rsidRDefault="00660C28" w:rsidP="007D5BC7">
            <w:pPr>
              <w:ind w:left="161"/>
              <w:rPr>
                <w:sz w:val="18"/>
                <w:szCs w:val="18"/>
              </w:rPr>
            </w:pPr>
            <w:r w:rsidRPr="007D5BC7">
              <w:rPr>
                <w:b/>
                <w:bCs/>
                <w:sz w:val="18"/>
                <w:szCs w:val="18"/>
              </w:rPr>
              <w:t>Termination Notice.</w:t>
            </w:r>
            <w:r w:rsidRPr="007D5BC7">
              <w:rPr>
                <w:sz w:val="18"/>
                <w:szCs w:val="18"/>
              </w:rPr>
              <w:t xml:space="preserve"> “Reasonable written notice” as used in Section 6 of the FSA will be interpreted in accordance with the guidance and expectations of Regulators.</w:t>
            </w:r>
          </w:p>
          <w:p w14:paraId="508C387C" w14:textId="77777777" w:rsidR="007D5BC7" w:rsidRDefault="007D5BC7" w:rsidP="00345A8F">
            <w:pPr>
              <w:ind w:left="161"/>
              <w:rPr>
                <w:sz w:val="18"/>
                <w:szCs w:val="18"/>
              </w:rPr>
            </w:pPr>
          </w:p>
          <w:p w14:paraId="2E5FE083" w14:textId="77777777" w:rsidR="007D5BC7" w:rsidRPr="0032314A" w:rsidRDefault="00660C28" w:rsidP="00345A8F">
            <w:pPr>
              <w:ind w:left="161"/>
              <w:rPr>
                <w:sz w:val="18"/>
                <w:szCs w:val="18"/>
                <w:u w:val="single"/>
              </w:rPr>
            </w:pPr>
            <w:r w:rsidRPr="0032314A">
              <w:rPr>
                <w:sz w:val="18"/>
                <w:szCs w:val="18"/>
                <w:u w:val="single"/>
              </w:rPr>
              <w:t xml:space="preserve">Section </w:t>
            </w:r>
            <w:r>
              <w:rPr>
                <w:sz w:val="18"/>
                <w:szCs w:val="18"/>
                <w:u w:val="single"/>
              </w:rPr>
              <w:t>4.2</w:t>
            </w:r>
          </w:p>
          <w:p w14:paraId="2F34D7E9" w14:textId="77777777" w:rsidR="007D5BC7" w:rsidRPr="00730FB1" w:rsidRDefault="00660C28" w:rsidP="00345A8F">
            <w:pPr>
              <w:ind w:left="161"/>
              <w:rPr>
                <w:sz w:val="18"/>
                <w:szCs w:val="18"/>
              </w:rPr>
            </w:pPr>
            <w:r w:rsidRPr="007D5BC7">
              <w:rPr>
                <w:b/>
                <w:bCs/>
                <w:sz w:val="18"/>
                <w:szCs w:val="18"/>
              </w:rPr>
              <w:t xml:space="preserve">Additional </w:t>
            </w:r>
            <w:r w:rsidR="00230B98">
              <w:rPr>
                <w:b/>
                <w:bCs/>
                <w:sz w:val="18"/>
                <w:szCs w:val="18"/>
              </w:rPr>
              <w:t xml:space="preserve">Customer </w:t>
            </w:r>
            <w:r w:rsidRPr="007D5BC7">
              <w:rPr>
                <w:b/>
                <w:bCs/>
                <w:sz w:val="18"/>
                <w:szCs w:val="18"/>
              </w:rPr>
              <w:t xml:space="preserve">Termination Rights. </w:t>
            </w:r>
            <w:r w:rsidRPr="007D5BC7">
              <w:rPr>
                <w:sz w:val="18"/>
                <w:szCs w:val="18"/>
              </w:rPr>
              <w:t xml:space="preserve">Customer may further terminate a Critical or Important Online Service under (and subject to) the terms and procedures set forth in Section 6 of the FSA (“Additional </w:t>
            </w:r>
            <w:r w:rsidR="00230B98">
              <w:rPr>
                <w:sz w:val="18"/>
                <w:szCs w:val="18"/>
              </w:rPr>
              <w:t xml:space="preserve">Customer </w:t>
            </w:r>
            <w:r w:rsidRPr="007D5BC7">
              <w:rPr>
                <w:sz w:val="18"/>
                <w:szCs w:val="18"/>
              </w:rPr>
              <w:t>Termination Rights”), in the event of Microsoft’s evidenced weakness pertaining to its overall ICT risk management, with respect to the way Microsoft ensures the availability, authenticity, integrity, and confidentiality of Customer Data.</w:t>
            </w:r>
          </w:p>
          <w:p w14:paraId="194BC2B7" w14:textId="77777777" w:rsidR="007D5BC7" w:rsidRDefault="007D5BC7" w:rsidP="00345A8F">
            <w:pPr>
              <w:rPr>
                <w:b/>
                <w:bCs/>
                <w:sz w:val="18"/>
                <w:szCs w:val="18"/>
              </w:rPr>
            </w:pPr>
          </w:p>
          <w:p w14:paraId="0A799B62" w14:textId="77777777" w:rsidR="007D5BC7" w:rsidRDefault="00660C28" w:rsidP="00345A8F">
            <w:pPr>
              <w:rPr>
                <w:b/>
                <w:bCs/>
                <w:sz w:val="18"/>
                <w:szCs w:val="18"/>
              </w:rPr>
            </w:pPr>
            <w:r>
              <w:rPr>
                <w:b/>
                <w:bCs/>
                <w:sz w:val="18"/>
                <w:szCs w:val="18"/>
              </w:rPr>
              <w:t>M</w:t>
            </w:r>
            <w:r w:rsidR="00832E7F">
              <w:rPr>
                <w:b/>
                <w:bCs/>
                <w:sz w:val="18"/>
                <w:szCs w:val="18"/>
              </w:rPr>
              <w:t>850</w:t>
            </w:r>
            <w:r>
              <w:rPr>
                <w:b/>
                <w:bCs/>
                <w:sz w:val="18"/>
                <w:szCs w:val="18"/>
              </w:rPr>
              <w:t>:</w:t>
            </w:r>
          </w:p>
          <w:p w14:paraId="764ABB37" w14:textId="77777777" w:rsidR="007D5BC7" w:rsidRDefault="00660C28" w:rsidP="00345A8F">
            <w:pPr>
              <w:ind w:left="161"/>
              <w:rPr>
                <w:sz w:val="18"/>
                <w:szCs w:val="18"/>
                <w:u w:val="single"/>
              </w:rPr>
            </w:pPr>
            <w:r w:rsidRPr="0032314A">
              <w:rPr>
                <w:sz w:val="18"/>
                <w:szCs w:val="18"/>
                <w:u w:val="single"/>
              </w:rPr>
              <w:t>Section 5(</w:t>
            </w:r>
            <w:r>
              <w:rPr>
                <w:sz w:val="18"/>
                <w:szCs w:val="18"/>
                <w:u w:val="single"/>
              </w:rPr>
              <w:t>c)</w:t>
            </w:r>
          </w:p>
          <w:p w14:paraId="2BFD2B29" w14:textId="77777777" w:rsidR="007D5BC7" w:rsidRDefault="00660C28" w:rsidP="009164CB">
            <w:pPr>
              <w:ind w:left="183"/>
              <w:rPr>
                <w:sz w:val="18"/>
                <w:szCs w:val="18"/>
              </w:rPr>
            </w:pPr>
            <w:r w:rsidRPr="005D37B9">
              <w:rPr>
                <w:sz w:val="18"/>
                <w:szCs w:val="18"/>
              </w:rPr>
              <w:t>c.  In the event Microsoft and Customer</w:t>
            </w:r>
            <w:r w:rsidR="001521B5">
              <w:rPr>
                <w:sz w:val="18"/>
                <w:szCs w:val="18"/>
              </w:rPr>
              <w:t>, as an FS Agent on behalf of a FS Entity,</w:t>
            </w:r>
            <w:r w:rsidRPr="005D37B9">
              <w:rPr>
                <w:sz w:val="18"/>
                <w:szCs w:val="18"/>
              </w:rPr>
              <w:t xml:space="preserve"> cannot come to a mutually satisfactory resolution to address concerns about regulatory changes or changes to the Online Service, Microsoft will provide </w:t>
            </w:r>
            <w:proofErr w:type="gramStart"/>
            <w:r w:rsidRPr="005D37B9">
              <w:rPr>
                <w:sz w:val="18"/>
                <w:szCs w:val="18"/>
              </w:rPr>
              <w:t>Customer</w:t>
            </w:r>
            <w:proofErr w:type="gramEnd"/>
            <w:r w:rsidRPr="005D37B9">
              <w:rPr>
                <w:sz w:val="18"/>
                <w:szCs w:val="18"/>
              </w:rPr>
              <w:t xml:space="preserve"> the reason(s) why Microsoft is unable or unwilling to accommodate such change(s).  Consistent with Section 6, Customer may then elect to terminate the specific Online Service, with no penalty, by providing reasonable written notice of termination.</w:t>
            </w:r>
          </w:p>
          <w:p w14:paraId="2A6D993D" w14:textId="77777777" w:rsidR="00547B1C" w:rsidRPr="005D37B9" w:rsidRDefault="00547B1C" w:rsidP="009164CB">
            <w:pPr>
              <w:ind w:left="183"/>
              <w:rPr>
                <w:sz w:val="18"/>
                <w:szCs w:val="18"/>
                <w:u w:val="single"/>
              </w:rPr>
            </w:pPr>
          </w:p>
          <w:p w14:paraId="499C8EBA" w14:textId="77777777" w:rsidR="007D5BC7" w:rsidRDefault="00660C28" w:rsidP="00547B1C">
            <w:pPr>
              <w:ind w:left="161"/>
              <w:rPr>
                <w:sz w:val="18"/>
                <w:szCs w:val="18"/>
              </w:rPr>
            </w:pPr>
            <w:r w:rsidRPr="00547B1C">
              <w:rPr>
                <w:sz w:val="18"/>
                <w:szCs w:val="18"/>
                <w:u w:val="single"/>
              </w:rPr>
              <w:t>Section 6</w:t>
            </w:r>
          </w:p>
          <w:p w14:paraId="161C600C" w14:textId="77777777" w:rsidR="00547B1C" w:rsidRPr="00547B1C" w:rsidRDefault="00660C28" w:rsidP="00547B1C">
            <w:pPr>
              <w:ind w:left="161"/>
              <w:rPr>
                <w:sz w:val="18"/>
                <w:szCs w:val="18"/>
              </w:rPr>
            </w:pPr>
            <w:r w:rsidRPr="00547B1C">
              <w:rPr>
                <w:sz w:val="18"/>
                <w:szCs w:val="18"/>
              </w:rPr>
              <w:t xml:space="preserve">Customer </w:t>
            </w:r>
            <w:proofErr w:type="gramStart"/>
            <w:r w:rsidRPr="00547B1C">
              <w:rPr>
                <w:sz w:val="18"/>
                <w:szCs w:val="18"/>
              </w:rPr>
              <w:t>may</w:t>
            </w:r>
            <w:proofErr w:type="gramEnd"/>
            <w:r w:rsidRPr="00547B1C">
              <w:rPr>
                <w:sz w:val="18"/>
                <w:szCs w:val="18"/>
              </w:rPr>
              <w:t xml:space="preserve"> with no penalty, terminate an Online Service under the following scenarios by providing Microsoft with reasonable written notice that identifies the applicable scenario with reasonable details showing the grounds on which the termination notice is premised:  </w:t>
            </w:r>
          </w:p>
          <w:p w14:paraId="599D641B" w14:textId="77777777" w:rsidR="00547B1C" w:rsidRPr="00547B1C" w:rsidRDefault="00660C28" w:rsidP="0063537B">
            <w:pPr>
              <w:numPr>
                <w:ilvl w:val="1"/>
                <w:numId w:val="14"/>
              </w:numPr>
              <w:ind w:left="526"/>
              <w:rPr>
                <w:sz w:val="18"/>
                <w:szCs w:val="18"/>
              </w:rPr>
            </w:pPr>
            <w:r w:rsidRPr="00547B1C">
              <w:rPr>
                <w:sz w:val="18"/>
                <w:szCs w:val="18"/>
              </w:rPr>
              <w:t xml:space="preserve">At the express direction of a </w:t>
            </w:r>
            <w:r w:rsidR="00000E48">
              <w:rPr>
                <w:sz w:val="18"/>
                <w:szCs w:val="18"/>
              </w:rPr>
              <w:t xml:space="preserve">FS Entity’s </w:t>
            </w:r>
            <w:proofErr w:type="gramStart"/>
            <w:r w:rsidRPr="00547B1C">
              <w:rPr>
                <w:sz w:val="18"/>
                <w:szCs w:val="18"/>
              </w:rPr>
              <w:t>Regulator;</w:t>
            </w:r>
            <w:proofErr w:type="gramEnd"/>
            <w:r w:rsidRPr="00547B1C">
              <w:rPr>
                <w:sz w:val="18"/>
                <w:szCs w:val="18"/>
              </w:rPr>
              <w:t xml:space="preserve">  </w:t>
            </w:r>
          </w:p>
          <w:p w14:paraId="06163F0C" w14:textId="77777777" w:rsidR="00547B1C" w:rsidRPr="00547B1C" w:rsidRDefault="00660C28" w:rsidP="0063537B">
            <w:pPr>
              <w:numPr>
                <w:ilvl w:val="1"/>
                <w:numId w:val="14"/>
              </w:numPr>
              <w:ind w:left="526"/>
              <w:rPr>
                <w:sz w:val="18"/>
                <w:szCs w:val="18"/>
              </w:rPr>
            </w:pPr>
            <w:r w:rsidRPr="00547B1C">
              <w:rPr>
                <w:sz w:val="18"/>
                <w:szCs w:val="18"/>
              </w:rPr>
              <w:t xml:space="preserve">Upon Microsoft’s breach of applicable law, regulations or its obligations under this </w:t>
            </w:r>
            <w:proofErr w:type="gramStart"/>
            <w:r w:rsidRPr="00547B1C">
              <w:rPr>
                <w:sz w:val="18"/>
                <w:szCs w:val="18"/>
              </w:rPr>
              <w:t>Amendment;</w:t>
            </w:r>
            <w:proofErr w:type="gramEnd"/>
            <w:r w:rsidRPr="00547B1C">
              <w:rPr>
                <w:sz w:val="18"/>
                <w:szCs w:val="18"/>
              </w:rPr>
              <w:t xml:space="preserve">  </w:t>
            </w:r>
          </w:p>
          <w:p w14:paraId="1E7D5DAB" w14:textId="77777777" w:rsidR="00547B1C" w:rsidRPr="00547B1C" w:rsidRDefault="00660C28" w:rsidP="0063537B">
            <w:pPr>
              <w:numPr>
                <w:ilvl w:val="1"/>
                <w:numId w:val="14"/>
              </w:numPr>
              <w:ind w:left="526"/>
              <w:rPr>
                <w:sz w:val="18"/>
                <w:szCs w:val="18"/>
              </w:rPr>
            </w:pPr>
            <w:r w:rsidRPr="00547B1C">
              <w:rPr>
                <w:sz w:val="18"/>
                <w:szCs w:val="18"/>
              </w:rPr>
              <w:t xml:space="preserve">Where impediments capable of altering the performance of the outsourced function are </w:t>
            </w:r>
            <w:proofErr w:type="gramStart"/>
            <w:r w:rsidRPr="00547B1C">
              <w:rPr>
                <w:sz w:val="18"/>
                <w:szCs w:val="18"/>
              </w:rPr>
              <w:t>identified;</w:t>
            </w:r>
            <w:proofErr w:type="gramEnd"/>
            <w:r w:rsidRPr="00547B1C">
              <w:rPr>
                <w:sz w:val="18"/>
                <w:szCs w:val="18"/>
              </w:rPr>
              <w:t xml:space="preserve"> </w:t>
            </w:r>
          </w:p>
          <w:p w14:paraId="4A7F2656" w14:textId="77777777" w:rsidR="00547B1C" w:rsidRPr="00547B1C" w:rsidRDefault="00660C28" w:rsidP="0063537B">
            <w:pPr>
              <w:numPr>
                <w:ilvl w:val="1"/>
                <w:numId w:val="14"/>
              </w:numPr>
              <w:ind w:left="526"/>
              <w:rPr>
                <w:sz w:val="18"/>
                <w:szCs w:val="18"/>
              </w:rPr>
            </w:pPr>
            <w:r w:rsidRPr="00547B1C">
              <w:rPr>
                <w:sz w:val="18"/>
                <w:szCs w:val="18"/>
              </w:rPr>
              <w:t xml:space="preserve">Where Customer can reasonably demonstrate that there are weaknesses regarding the management and security of Customer Data or </w:t>
            </w:r>
            <w:proofErr w:type="gramStart"/>
            <w:r w:rsidRPr="00547B1C">
              <w:rPr>
                <w:sz w:val="18"/>
                <w:szCs w:val="18"/>
              </w:rPr>
              <w:t>information;</w:t>
            </w:r>
            <w:proofErr w:type="gramEnd"/>
            <w:r w:rsidRPr="00547B1C">
              <w:rPr>
                <w:sz w:val="18"/>
                <w:szCs w:val="18"/>
              </w:rPr>
              <w:t xml:space="preserve">  </w:t>
            </w:r>
          </w:p>
          <w:p w14:paraId="0AEE9A72" w14:textId="77777777" w:rsidR="001478B9" w:rsidRDefault="00660C28" w:rsidP="0063537B">
            <w:pPr>
              <w:numPr>
                <w:ilvl w:val="1"/>
                <w:numId w:val="14"/>
              </w:numPr>
              <w:ind w:left="526"/>
              <w:rPr>
                <w:sz w:val="18"/>
                <w:szCs w:val="18"/>
              </w:rPr>
            </w:pPr>
            <w:r w:rsidRPr="00547B1C">
              <w:rPr>
                <w:sz w:val="18"/>
                <w:szCs w:val="18"/>
              </w:rPr>
              <w:t xml:space="preserve">Where Customer can reasonably demonstrate that there are material changes affecting the provisioning of the Online Services by </w:t>
            </w:r>
            <w:proofErr w:type="gramStart"/>
            <w:r w:rsidRPr="00547B1C">
              <w:rPr>
                <w:sz w:val="18"/>
                <w:szCs w:val="18"/>
              </w:rPr>
              <w:t>Microsoft;</w:t>
            </w:r>
            <w:proofErr w:type="gramEnd"/>
          </w:p>
          <w:p w14:paraId="7EA7BBC9" w14:textId="77777777" w:rsidR="00547B1C" w:rsidRPr="001478B9" w:rsidRDefault="00660C28" w:rsidP="0063537B">
            <w:pPr>
              <w:numPr>
                <w:ilvl w:val="1"/>
                <w:numId w:val="14"/>
              </w:numPr>
              <w:ind w:left="526"/>
              <w:rPr>
                <w:sz w:val="18"/>
                <w:szCs w:val="18"/>
              </w:rPr>
            </w:pPr>
            <w:r w:rsidRPr="00547B1C">
              <w:rPr>
                <w:sz w:val="18"/>
                <w:szCs w:val="18"/>
              </w:rPr>
              <w:t>In accordance with the termination right under Section 5(c) and Section 6;</w:t>
            </w:r>
            <w:r>
              <w:rPr>
                <w:sz w:val="18"/>
                <w:szCs w:val="18"/>
              </w:rPr>
              <w:t xml:space="preserve"> or</w:t>
            </w:r>
          </w:p>
          <w:p w14:paraId="03DC0CF4" w14:textId="77777777" w:rsidR="007D5BC7" w:rsidRPr="00792C05" w:rsidRDefault="00660C28" w:rsidP="0063537B">
            <w:pPr>
              <w:numPr>
                <w:ilvl w:val="1"/>
                <w:numId w:val="14"/>
              </w:numPr>
              <w:ind w:left="526"/>
              <w:rPr>
                <w:sz w:val="18"/>
                <w:szCs w:val="18"/>
              </w:rPr>
            </w:pPr>
            <w:r w:rsidRPr="00547B1C">
              <w:rPr>
                <w:sz w:val="18"/>
                <w:szCs w:val="18"/>
              </w:rPr>
              <w:t>If Microsoft breaches any of its obligations under Section 5(d) that remain uncured for a period of 30 days (if curable), then Customer will have the right to terminate any affected Online Service according to the terms of this Section 6.</w:t>
            </w:r>
          </w:p>
          <w:p w14:paraId="2BE994BB" w14:textId="77777777" w:rsidR="007D5BC7" w:rsidRPr="00B60122" w:rsidRDefault="007D5BC7" w:rsidP="00345A8F">
            <w:pPr>
              <w:rPr>
                <w:sz w:val="18"/>
                <w:szCs w:val="18"/>
                <w:u w:val="single"/>
              </w:rPr>
            </w:pPr>
          </w:p>
          <w:p w14:paraId="3AFB843A" w14:textId="77777777" w:rsidR="007D5BC7" w:rsidRDefault="00660C28" w:rsidP="00345A8F">
            <w:pPr>
              <w:ind w:left="161"/>
              <w:rPr>
                <w:sz w:val="18"/>
                <w:szCs w:val="18"/>
                <w:u w:val="single"/>
              </w:rPr>
            </w:pPr>
            <w:r w:rsidRPr="0032314A">
              <w:rPr>
                <w:sz w:val="18"/>
                <w:szCs w:val="18"/>
                <w:u w:val="single"/>
              </w:rPr>
              <w:t xml:space="preserve">Section </w:t>
            </w:r>
            <w:r>
              <w:rPr>
                <w:sz w:val="18"/>
                <w:szCs w:val="18"/>
                <w:u w:val="single"/>
              </w:rPr>
              <w:t>9</w:t>
            </w:r>
            <w:r w:rsidRPr="0032314A">
              <w:rPr>
                <w:sz w:val="18"/>
                <w:szCs w:val="18"/>
                <w:u w:val="single"/>
              </w:rPr>
              <w:t>(</w:t>
            </w:r>
            <w:r>
              <w:rPr>
                <w:sz w:val="18"/>
                <w:szCs w:val="18"/>
                <w:u w:val="single"/>
              </w:rPr>
              <w:t>b)</w:t>
            </w:r>
          </w:p>
          <w:p w14:paraId="5E0C8B0C" w14:textId="77777777" w:rsidR="007D5BC7" w:rsidRPr="005D37B9" w:rsidRDefault="00660C28" w:rsidP="009164CB">
            <w:pPr>
              <w:ind w:left="183"/>
              <w:rPr>
                <w:sz w:val="18"/>
                <w:szCs w:val="18"/>
              </w:rPr>
            </w:pPr>
            <w:r w:rsidRPr="005D37B9">
              <w:rPr>
                <w:sz w:val="18"/>
                <w:szCs w:val="18"/>
              </w:rPr>
              <w:t>b.</w:t>
            </w:r>
            <w:r w:rsidRPr="005D37B9">
              <w:rPr>
                <w:b/>
                <w:bCs/>
                <w:sz w:val="18"/>
                <w:szCs w:val="18"/>
              </w:rPr>
              <w:t xml:space="preserve">  Term and Termination</w:t>
            </w:r>
            <w:r w:rsidRPr="005D37B9">
              <w:rPr>
                <w:sz w:val="18"/>
                <w:szCs w:val="18"/>
              </w:rPr>
              <w:t xml:space="preserve">. Subject to Section 8(c) and </w:t>
            </w:r>
            <w:r w:rsidR="00B006FE">
              <w:rPr>
                <w:sz w:val="18"/>
                <w:szCs w:val="18"/>
              </w:rPr>
              <w:t xml:space="preserve">Section </w:t>
            </w:r>
            <w:r w:rsidRPr="005D37B9">
              <w:rPr>
                <w:sz w:val="18"/>
                <w:szCs w:val="18"/>
              </w:rPr>
              <w:t xml:space="preserve">8(d) above, this Amendment will terminate automatically upon any termination or expiration of the Enrollment.  </w:t>
            </w:r>
          </w:p>
          <w:p w14:paraId="223F2D5E" w14:textId="77777777" w:rsidR="007D5BC7" w:rsidRDefault="007D5BC7" w:rsidP="00345A8F">
            <w:pPr>
              <w:rPr>
                <w:b/>
                <w:bCs/>
                <w:sz w:val="18"/>
                <w:szCs w:val="18"/>
              </w:rPr>
            </w:pPr>
          </w:p>
          <w:p w14:paraId="6CBC391A" w14:textId="77777777" w:rsidR="007D5BC7" w:rsidRPr="00F62E47" w:rsidRDefault="00660C28" w:rsidP="00345A8F">
            <w:pPr>
              <w:rPr>
                <w:b/>
                <w:bCs/>
                <w:sz w:val="18"/>
                <w:szCs w:val="18"/>
              </w:rPr>
            </w:pPr>
            <w:r w:rsidRPr="0032314A">
              <w:rPr>
                <w:b/>
                <w:bCs/>
                <w:sz w:val="18"/>
                <w:szCs w:val="18"/>
              </w:rPr>
              <w:t xml:space="preserve">Enterprise Agreement: </w:t>
            </w:r>
          </w:p>
          <w:p w14:paraId="0BE77F01" w14:textId="77777777" w:rsidR="007D5BC7" w:rsidRPr="0032314A" w:rsidRDefault="00660C28" w:rsidP="00345A8F">
            <w:pPr>
              <w:ind w:left="161"/>
              <w:rPr>
                <w:sz w:val="18"/>
                <w:szCs w:val="18"/>
                <w:u w:val="single"/>
              </w:rPr>
            </w:pPr>
            <w:r w:rsidRPr="0032314A">
              <w:rPr>
                <w:sz w:val="18"/>
                <w:szCs w:val="18"/>
                <w:u w:val="single"/>
              </w:rPr>
              <w:t>Section 5(b)</w:t>
            </w:r>
            <w:r>
              <w:rPr>
                <w:sz w:val="18"/>
                <w:szCs w:val="18"/>
                <w:u w:val="single"/>
              </w:rPr>
              <w:t>-(c)</w:t>
            </w:r>
          </w:p>
          <w:p w14:paraId="4AFFF3D9" w14:textId="77777777" w:rsidR="007D5BC7" w:rsidRDefault="00660C28" w:rsidP="00345A8F">
            <w:pPr>
              <w:pStyle w:val="ListParagraph"/>
              <w:ind w:left="171"/>
              <w:rPr>
                <w:sz w:val="18"/>
                <w:szCs w:val="18"/>
              </w:rPr>
            </w:pPr>
            <w:r w:rsidRPr="00DE1315">
              <w:rPr>
                <w:sz w:val="18"/>
                <w:szCs w:val="18"/>
              </w:rPr>
              <w:t>b.</w:t>
            </w:r>
            <w:r>
              <w:rPr>
                <w:b/>
                <w:bCs/>
                <w:sz w:val="18"/>
                <w:szCs w:val="18"/>
              </w:rPr>
              <w:t xml:space="preserve"> </w:t>
            </w:r>
            <w:r w:rsidRPr="0032314A">
              <w:rPr>
                <w:b/>
                <w:bCs/>
                <w:sz w:val="18"/>
                <w:szCs w:val="18"/>
              </w:rPr>
              <w:t>Termination without cause</w:t>
            </w:r>
            <w:r w:rsidRPr="0032314A">
              <w:rPr>
                <w:sz w:val="18"/>
                <w:szCs w:val="18"/>
              </w:rPr>
              <w:t>.  Either party may terminate this agreement, without cause, upon 60 days’ written notice. In the event of termination, new Enrollments will not be accepted, but any existing Enrollment will continue for the term of such Enrollment and will continue to be governed by this agreement.</w:t>
            </w:r>
          </w:p>
          <w:p w14:paraId="583AA54C" w14:textId="77777777" w:rsidR="007D5BC7" w:rsidRDefault="00660C28" w:rsidP="00345A8F">
            <w:pPr>
              <w:pStyle w:val="ListParagraph"/>
              <w:ind w:left="171"/>
              <w:rPr>
                <w:sz w:val="18"/>
                <w:szCs w:val="18"/>
              </w:rPr>
            </w:pPr>
            <w:r w:rsidRPr="00DE1315">
              <w:rPr>
                <w:sz w:val="18"/>
                <w:szCs w:val="18"/>
              </w:rPr>
              <w:t xml:space="preserve">c. </w:t>
            </w:r>
            <w:r w:rsidRPr="0032314A">
              <w:rPr>
                <w:b/>
                <w:bCs/>
                <w:sz w:val="18"/>
                <w:szCs w:val="18"/>
              </w:rPr>
              <w:t>Termination for cause</w:t>
            </w:r>
            <w:r w:rsidRPr="0032314A">
              <w:rPr>
                <w:sz w:val="18"/>
                <w:szCs w:val="18"/>
              </w:rPr>
              <w:t xml:space="preserve">.  Without limiting any other </w:t>
            </w:r>
            <w:proofErr w:type="gramStart"/>
            <w:r w:rsidRPr="0032314A">
              <w:rPr>
                <w:sz w:val="18"/>
                <w:szCs w:val="18"/>
              </w:rPr>
              <w:t>remedies</w:t>
            </w:r>
            <w:proofErr w:type="gramEnd"/>
            <w:r w:rsidRPr="0032314A">
              <w:rPr>
                <w:sz w:val="18"/>
                <w:szCs w:val="18"/>
              </w:rPr>
              <w:t xml:space="preserve"> it may have, either party may terminate an Enrollment if the other party materially breaches its obligations under this agreement, including any obligation to submit orders or pay invoices.  Except where the breach is by its nature not curable within 30 days, the terminating party must give the other party 30 days’ notice of its intent to terminate and an opportunity to cure the breach.  If Microsoft gives such notice to an Enrolled Affiliate, Microsoft also will give Customer a copy of the notice, and Customer agrees to help resolve the breach.  If the breach affects other Enrollments and cannot be resolved between Microsoft and Customer within a reasonable </w:t>
            </w:r>
            <w:proofErr w:type="gramStart"/>
            <w:r w:rsidRPr="0032314A">
              <w:rPr>
                <w:sz w:val="18"/>
                <w:szCs w:val="18"/>
              </w:rPr>
              <w:t>period of time</w:t>
            </w:r>
            <w:proofErr w:type="gramEnd"/>
            <w:r w:rsidRPr="0032314A">
              <w:rPr>
                <w:sz w:val="18"/>
                <w:szCs w:val="18"/>
              </w:rPr>
              <w:t xml:space="preserve">, Microsoft may terminate this agreement and all Enrollments under it.  If an Enrolled Affiliate ceases to be Customer’s Affiliate, Customer must promptly notify Microsoft, and Microsoft may terminate the former Affiliate’s Enrollment.  If an Enrolled Affiliate terminates its Enrollment </w:t>
            </w:r>
            <w:proofErr w:type="gramStart"/>
            <w:r w:rsidRPr="0032314A">
              <w:rPr>
                <w:sz w:val="18"/>
                <w:szCs w:val="18"/>
              </w:rPr>
              <w:t>as a result of</w:t>
            </w:r>
            <w:proofErr w:type="gramEnd"/>
            <w:r w:rsidRPr="0032314A">
              <w:rPr>
                <w:sz w:val="18"/>
                <w:szCs w:val="18"/>
              </w:rPr>
              <w:t xml:space="preserve"> a breach by Microsoft, or if Microsoft terminates an Enrollment because Enrolled Affiliate ceases to be Customer’s Affiliate, then Enrolled Affiliate will have the early termination rights described in the Enrollment.</w:t>
            </w:r>
          </w:p>
          <w:p w14:paraId="5CE429CD" w14:textId="77777777" w:rsidR="007D5BC7" w:rsidRDefault="007D5BC7" w:rsidP="00345A8F">
            <w:pPr>
              <w:rPr>
                <w:b/>
                <w:bCs/>
                <w:sz w:val="18"/>
                <w:szCs w:val="18"/>
              </w:rPr>
            </w:pPr>
          </w:p>
        </w:tc>
        <w:tc>
          <w:tcPr>
            <w:tcW w:w="7470" w:type="dxa"/>
          </w:tcPr>
          <w:p w14:paraId="38248B78" w14:textId="77777777" w:rsidR="007D5BC7" w:rsidRDefault="00660C28" w:rsidP="00345A8F">
            <w:pPr>
              <w:rPr>
                <w:sz w:val="18"/>
                <w:szCs w:val="18"/>
              </w:rPr>
            </w:pPr>
            <w:r>
              <w:rPr>
                <w:sz w:val="18"/>
                <w:szCs w:val="18"/>
              </w:rPr>
              <w:t xml:space="preserve">The contract </w:t>
            </w:r>
            <w:proofErr w:type="gramStart"/>
            <w:r>
              <w:rPr>
                <w:sz w:val="18"/>
                <w:szCs w:val="18"/>
              </w:rPr>
              <w:t>stack</w:t>
            </w:r>
            <w:proofErr w:type="gramEnd"/>
            <w:r>
              <w:rPr>
                <w:sz w:val="18"/>
                <w:szCs w:val="18"/>
              </w:rPr>
              <w:t xml:space="preserve"> includes the following termination rights and minimum notice periods: </w:t>
            </w:r>
          </w:p>
          <w:p w14:paraId="6D0746F1" w14:textId="77777777" w:rsidR="007D5BC7" w:rsidRDefault="007D5BC7" w:rsidP="00345A8F">
            <w:pPr>
              <w:rPr>
                <w:sz w:val="18"/>
                <w:szCs w:val="18"/>
              </w:rPr>
            </w:pPr>
          </w:p>
          <w:p w14:paraId="4B398F46" w14:textId="77777777" w:rsidR="007D5BC7" w:rsidRPr="00246432" w:rsidRDefault="00660C28" w:rsidP="00345A8F">
            <w:pPr>
              <w:rPr>
                <w:sz w:val="18"/>
                <w:szCs w:val="18"/>
              </w:rPr>
            </w:pPr>
            <w:r w:rsidRPr="00246432">
              <w:rPr>
                <w:sz w:val="18"/>
                <w:szCs w:val="18"/>
              </w:rPr>
              <w:t xml:space="preserve">Customer may terminate an Online Service with reasonable written notice:  </w:t>
            </w:r>
          </w:p>
          <w:p w14:paraId="7A3A56DA" w14:textId="77777777" w:rsidR="007D5BC7" w:rsidRPr="00C76C68" w:rsidRDefault="00660C28" w:rsidP="0063537B">
            <w:pPr>
              <w:pStyle w:val="ListParagraph"/>
              <w:numPr>
                <w:ilvl w:val="0"/>
                <w:numId w:val="2"/>
              </w:numPr>
              <w:ind w:left="320" w:hanging="180"/>
              <w:rPr>
                <w:sz w:val="18"/>
                <w:szCs w:val="18"/>
              </w:rPr>
            </w:pPr>
            <w:r w:rsidRPr="00C76C68">
              <w:rPr>
                <w:sz w:val="18"/>
                <w:szCs w:val="18"/>
              </w:rPr>
              <w:t>At the express direction of a</w:t>
            </w:r>
            <w:r w:rsidR="00D066C1">
              <w:rPr>
                <w:sz w:val="18"/>
                <w:szCs w:val="18"/>
              </w:rPr>
              <w:t>n FS Entity’s</w:t>
            </w:r>
            <w:r w:rsidRPr="00C76C68">
              <w:rPr>
                <w:sz w:val="18"/>
                <w:szCs w:val="18"/>
              </w:rPr>
              <w:t xml:space="preserve"> Regulator or a resolution </w:t>
            </w:r>
            <w:proofErr w:type="gramStart"/>
            <w:r w:rsidRPr="00C76C68">
              <w:rPr>
                <w:sz w:val="18"/>
                <w:szCs w:val="18"/>
              </w:rPr>
              <w:t>authority;</w:t>
            </w:r>
            <w:proofErr w:type="gramEnd"/>
            <w:r w:rsidRPr="00C76C68">
              <w:rPr>
                <w:sz w:val="18"/>
                <w:szCs w:val="18"/>
              </w:rPr>
              <w:t xml:space="preserve">  </w:t>
            </w:r>
          </w:p>
          <w:p w14:paraId="2B22F503" w14:textId="77777777" w:rsidR="007D5BC7" w:rsidRPr="00C76C68" w:rsidRDefault="00660C28" w:rsidP="0063537B">
            <w:pPr>
              <w:pStyle w:val="ListParagraph"/>
              <w:numPr>
                <w:ilvl w:val="0"/>
                <w:numId w:val="2"/>
              </w:numPr>
              <w:ind w:left="320" w:hanging="180"/>
              <w:rPr>
                <w:sz w:val="18"/>
                <w:szCs w:val="18"/>
              </w:rPr>
            </w:pPr>
            <w:r w:rsidRPr="00C76C68">
              <w:rPr>
                <w:sz w:val="18"/>
                <w:szCs w:val="18"/>
              </w:rPr>
              <w:t xml:space="preserve">In accordance with the termination rights under Section 5(c) and Section </w:t>
            </w:r>
            <w:proofErr w:type="gramStart"/>
            <w:r w:rsidRPr="00C76C68">
              <w:rPr>
                <w:sz w:val="18"/>
                <w:szCs w:val="18"/>
              </w:rPr>
              <w:t>6;</w:t>
            </w:r>
            <w:proofErr w:type="gramEnd"/>
          </w:p>
          <w:p w14:paraId="771E4BD4" w14:textId="77777777" w:rsidR="007D5BC7" w:rsidRPr="00C76C68" w:rsidRDefault="00660C28" w:rsidP="0063537B">
            <w:pPr>
              <w:pStyle w:val="ListParagraph"/>
              <w:numPr>
                <w:ilvl w:val="0"/>
                <w:numId w:val="2"/>
              </w:numPr>
              <w:ind w:left="320" w:hanging="180"/>
              <w:rPr>
                <w:sz w:val="18"/>
                <w:szCs w:val="18"/>
              </w:rPr>
            </w:pPr>
            <w:r w:rsidRPr="00C76C68">
              <w:rPr>
                <w:sz w:val="18"/>
                <w:szCs w:val="18"/>
              </w:rPr>
              <w:t>Upon Microsoft’s breach of applicable law, regulations or its obligations under th</w:t>
            </w:r>
            <w:r>
              <w:rPr>
                <w:sz w:val="18"/>
                <w:szCs w:val="18"/>
              </w:rPr>
              <w:t>e</w:t>
            </w:r>
            <w:r w:rsidRPr="00C76C68">
              <w:rPr>
                <w:sz w:val="18"/>
                <w:szCs w:val="18"/>
              </w:rPr>
              <w:t xml:space="preserve"> DORA </w:t>
            </w:r>
            <w:proofErr w:type="gramStart"/>
            <w:r w:rsidR="00C4681B">
              <w:rPr>
                <w:sz w:val="18"/>
                <w:szCs w:val="18"/>
              </w:rPr>
              <w:t>Supplement</w:t>
            </w:r>
            <w:r w:rsidRPr="00C76C68">
              <w:rPr>
                <w:sz w:val="18"/>
                <w:szCs w:val="18"/>
              </w:rPr>
              <w:t>;</w:t>
            </w:r>
            <w:proofErr w:type="gramEnd"/>
            <w:r w:rsidRPr="00C76C68">
              <w:rPr>
                <w:sz w:val="18"/>
                <w:szCs w:val="18"/>
              </w:rPr>
              <w:t xml:space="preserve">  </w:t>
            </w:r>
          </w:p>
          <w:p w14:paraId="604FF8C1" w14:textId="77777777" w:rsidR="007D5BC7" w:rsidRPr="00C76C68" w:rsidRDefault="00660C28" w:rsidP="0063537B">
            <w:pPr>
              <w:pStyle w:val="ListParagraph"/>
              <w:numPr>
                <w:ilvl w:val="0"/>
                <w:numId w:val="2"/>
              </w:numPr>
              <w:ind w:left="320" w:hanging="180"/>
              <w:rPr>
                <w:sz w:val="18"/>
                <w:szCs w:val="18"/>
              </w:rPr>
            </w:pPr>
            <w:r w:rsidRPr="00C76C68">
              <w:rPr>
                <w:sz w:val="18"/>
                <w:szCs w:val="18"/>
              </w:rPr>
              <w:t xml:space="preserve">Where impediments capable of altering the performance of the outsourced function are </w:t>
            </w:r>
            <w:proofErr w:type="gramStart"/>
            <w:r w:rsidRPr="00C76C68">
              <w:rPr>
                <w:sz w:val="18"/>
                <w:szCs w:val="18"/>
              </w:rPr>
              <w:t>identified;</w:t>
            </w:r>
            <w:proofErr w:type="gramEnd"/>
            <w:r w:rsidRPr="00C76C68">
              <w:rPr>
                <w:sz w:val="18"/>
                <w:szCs w:val="18"/>
              </w:rPr>
              <w:t xml:space="preserve"> </w:t>
            </w:r>
          </w:p>
          <w:p w14:paraId="7706DDF3" w14:textId="77777777" w:rsidR="007D5BC7" w:rsidRPr="00C76C68" w:rsidRDefault="00660C28" w:rsidP="0063537B">
            <w:pPr>
              <w:pStyle w:val="ListParagraph"/>
              <w:numPr>
                <w:ilvl w:val="0"/>
                <w:numId w:val="2"/>
              </w:numPr>
              <w:ind w:left="320" w:hanging="180"/>
              <w:rPr>
                <w:sz w:val="18"/>
                <w:szCs w:val="18"/>
              </w:rPr>
            </w:pPr>
            <w:r w:rsidRPr="00C76C68">
              <w:rPr>
                <w:sz w:val="18"/>
                <w:szCs w:val="18"/>
              </w:rPr>
              <w:t xml:space="preserve">Where Customer can reasonably demonstrate that there are weaknesses regarding the management and security of Customer Data or </w:t>
            </w:r>
            <w:proofErr w:type="gramStart"/>
            <w:r w:rsidRPr="00C76C68">
              <w:rPr>
                <w:sz w:val="18"/>
                <w:szCs w:val="18"/>
              </w:rPr>
              <w:t>information;</w:t>
            </w:r>
            <w:proofErr w:type="gramEnd"/>
            <w:r w:rsidRPr="00C76C68">
              <w:rPr>
                <w:sz w:val="18"/>
                <w:szCs w:val="18"/>
              </w:rPr>
              <w:t xml:space="preserve">  </w:t>
            </w:r>
          </w:p>
          <w:p w14:paraId="5D7DAB50" w14:textId="77777777" w:rsidR="007D5BC7" w:rsidRPr="00C76C68" w:rsidRDefault="00660C28" w:rsidP="0063537B">
            <w:pPr>
              <w:pStyle w:val="ListParagraph"/>
              <w:numPr>
                <w:ilvl w:val="0"/>
                <w:numId w:val="2"/>
              </w:numPr>
              <w:ind w:left="320" w:hanging="180"/>
              <w:rPr>
                <w:sz w:val="18"/>
                <w:szCs w:val="18"/>
              </w:rPr>
            </w:pPr>
            <w:r w:rsidRPr="00C76C68">
              <w:rPr>
                <w:sz w:val="18"/>
                <w:szCs w:val="18"/>
              </w:rPr>
              <w:t xml:space="preserve">Where Customer can reasonably demonstrate that there are material changes affecting the provisioning of the Online Services by </w:t>
            </w:r>
            <w:proofErr w:type="gramStart"/>
            <w:r w:rsidRPr="00C76C68">
              <w:rPr>
                <w:sz w:val="18"/>
                <w:szCs w:val="18"/>
              </w:rPr>
              <w:t>Microsoft;</w:t>
            </w:r>
            <w:proofErr w:type="gramEnd"/>
            <w:r w:rsidRPr="00C76C68">
              <w:rPr>
                <w:sz w:val="18"/>
                <w:szCs w:val="18"/>
              </w:rPr>
              <w:t xml:space="preserve"> </w:t>
            </w:r>
          </w:p>
          <w:p w14:paraId="3921F59A" w14:textId="77777777" w:rsidR="007D5BC7" w:rsidRPr="00C76C68" w:rsidRDefault="00660C28" w:rsidP="0063537B">
            <w:pPr>
              <w:pStyle w:val="ListParagraph"/>
              <w:numPr>
                <w:ilvl w:val="0"/>
                <w:numId w:val="2"/>
              </w:numPr>
              <w:ind w:left="320" w:hanging="180"/>
              <w:rPr>
                <w:sz w:val="18"/>
                <w:szCs w:val="18"/>
              </w:rPr>
            </w:pPr>
            <w:r w:rsidRPr="00C76C68">
              <w:rPr>
                <w:sz w:val="18"/>
                <w:szCs w:val="18"/>
              </w:rPr>
              <w:t>If Microsoft breaches any of its obligations under Section 5(d) that remain uncured for a period of 30 days (if curable</w:t>
            </w:r>
            <w:r>
              <w:rPr>
                <w:sz w:val="18"/>
                <w:szCs w:val="18"/>
              </w:rPr>
              <w:t>)</w:t>
            </w:r>
            <w:r w:rsidRPr="00C76C68">
              <w:rPr>
                <w:sz w:val="18"/>
                <w:szCs w:val="18"/>
              </w:rPr>
              <w:t>; or</w:t>
            </w:r>
          </w:p>
          <w:p w14:paraId="66D7F11B" w14:textId="77777777" w:rsidR="007D5BC7" w:rsidRPr="0063736B" w:rsidRDefault="00660C28" w:rsidP="0063537B">
            <w:pPr>
              <w:pStyle w:val="ListParagraph"/>
              <w:numPr>
                <w:ilvl w:val="0"/>
                <w:numId w:val="2"/>
              </w:numPr>
              <w:ind w:left="320" w:hanging="180"/>
              <w:rPr>
                <w:sz w:val="18"/>
                <w:szCs w:val="18"/>
              </w:rPr>
            </w:pPr>
            <w:r w:rsidRPr="00C76C68">
              <w:rPr>
                <w:sz w:val="18"/>
                <w:szCs w:val="18"/>
              </w:rPr>
              <w:t>Microsoft’s evidenced weakness pertaining to its overall ICT risk management.</w:t>
            </w:r>
            <w:r>
              <w:rPr>
                <w:sz w:val="18"/>
                <w:szCs w:val="18"/>
              </w:rPr>
              <w:br/>
              <w:t>(</w:t>
            </w:r>
            <w:r w:rsidR="00547B1C">
              <w:rPr>
                <w:sz w:val="18"/>
                <w:szCs w:val="18"/>
              </w:rPr>
              <w:t>M</w:t>
            </w:r>
            <w:r w:rsidR="006F3E28">
              <w:rPr>
                <w:sz w:val="18"/>
                <w:szCs w:val="18"/>
              </w:rPr>
              <w:t>850</w:t>
            </w:r>
            <w:r>
              <w:rPr>
                <w:sz w:val="18"/>
                <w:szCs w:val="18"/>
              </w:rPr>
              <w:t>, 6).</w:t>
            </w:r>
          </w:p>
          <w:p w14:paraId="054982B0" w14:textId="77777777" w:rsidR="00547B1C" w:rsidRDefault="00547B1C" w:rsidP="00547B1C">
            <w:pPr>
              <w:rPr>
                <w:sz w:val="18"/>
                <w:szCs w:val="18"/>
              </w:rPr>
            </w:pPr>
          </w:p>
          <w:p w14:paraId="7027404C" w14:textId="77777777" w:rsidR="007D5BC7" w:rsidRPr="00246432" w:rsidRDefault="00660C28" w:rsidP="00775C9C">
            <w:pPr>
              <w:rPr>
                <w:sz w:val="18"/>
                <w:szCs w:val="18"/>
              </w:rPr>
            </w:pPr>
            <w:r>
              <w:rPr>
                <w:sz w:val="18"/>
                <w:szCs w:val="18"/>
              </w:rPr>
              <w:t xml:space="preserve">The DORA Supplement adds additional termination rights in circumstances where </w:t>
            </w:r>
            <w:proofErr w:type="gramStart"/>
            <w:r>
              <w:rPr>
                <w:sz w:val="18"/>
                <w:szCs w:val="18"/>
              </w:rPr>
              <w:t>Customer</w:t>
            </w:r>
            <w:proofErr w:type="gramEnd"/>
            <w:r>
              <w:rPr>
                <w:sz w:val="18"/>
                <w:szCs w:val="18"/>
              </w:rPr>
              <w:t xml:space="preserve"> does not agree </w:t>
            </w:r>
            <w:proofErr w:type="gramStart"/>
            <w:r>
              <w:rPr>
                <w:sz w:val="18"/>
                <w:szCs w:val="18"/>
              </w:rPr>
              <w:t>with</w:t>
            </w:r>
            <w:proofErr w:type="gramEnd"/>
            <w:r>
              <w:rPr>
                <w:sz w:val="18"/>
                <w:szCs w:val="18"/>
              </w:rPr>
              <w:t xml:space="preserve"> a material change to Microsoft’s arrangements with Important Providers.</w:t>
            </w:r>
            <w:r w:rsidRPr="00547B1C">
              <w:rPr>
                <w:sz w:val="18"/>
                <w:szCs w:val="18"/>
              </w:rPr>
              <w:t xml:space="preserve"> </w:t>
            </w:r>
            <w:r w:rsidRPr="00547B1C">
              <w:rPr>
                <w:sz w:val="18"/>
                <w:szCs w:val="18"/>
              </w:rPr>
              <w:br/>
              <w:t xml:space="preserve">(DORA </w:t>
            </w:r>
            <w:r w:rsidR="00775C9C">
              <w:rPr>
                <w:sz w:val="18"/>
                <w:szCs w:val="18"/>
              </w:rPr>
              <w:t>Supplement</w:t>
            </w:r>
            <w:r w:rsidRPr="00547B1C">
              <w:rPr>
                <w:sz w:val="18"/>
                <w:szCs w:val="18"/>
              </w:rPr>
              <w:t xml:space="preserve">, </w:t>
            </w:r>
            <w:r w:rsidR="00775C9C">
              <w:rPr>
                <w:sz w:val="18"/>
                <w:szCs w:val="18"/>
              </w:rPr>
              <w:t>4</w:t>
            </w:r>
            <w:r w:rsidRPr="00547B1C">
              <w:rPr>
                <w:sz w:val="18"/>
                <w:szCs w:val="18"/>
              </w:rPr>
              <w:t>.</w:t>
            </w:r>
            <w:r w:rsidR="00775C9C">
              <w:rPr>
                <w:sz w:val="18"/>
                <w:szCs w:val="18"/>
              </w:rPr>
              <w:t>2</w:t>
            </w:r>
            <w:r w:rsidRPr="00547B1C">
              <w:rPr>
                <w:sz w:val="18"/>
                <w:szCs w:val="18"/>
              </w:rPr>
              <w:t>).</w:t>
            </w:r>
          </w:p>
          <w:p w14:paraId="2CDAA3D0" w14:textId="77777777" w:rsidR="007D5BC7" w:rsidRDefault="00660C28" w:rsidP="00345A8F">
            <w:pPr>
              <w:spacing w:before="120"/>
              <w:rPr>
                <w:sz w:val="18"/>
                <w:szCs w:val="18"/>
              </w:rPr>
            </w:pPr>
            <w:r w:rsidRPr="003B7BFE">
              <w:rPr>
                <w:sz w:val="18"/>
                <w:szCs w:val="18"/>
              </w:rPr>
              <w:t>Customer may terminate a specific Online Service by providing reasonable written notice if Microsoft and Customer</w:t>
            </w:r>
            <w:r w:rsidR="00925CDD">
              <w:rPr>
                <w:sz w:val="18"/>
                <w:szCs w:val="18"/>
              </w:rPr>
              <w:t xml:space="preserve">, as an FS Agent on behalf of </w:t>
            </w:r>
            <w:proofErr w:type="gramStart"/>
            <w:r w:rsidR="00925CDD">
              <w:rPr>
                <w:sz w:val="18"/>
                <w:szCs w:val="18"/>
              </w:rPr>
              <w:t>a FS</w:t>
            </w:r>
            <w:proofErr w:type="gramEnd"/>
            <w:r w:rsidR="00925CDD">
              <w:rPr>
                <w:sz w:val="18"/>
                <w:szCs w:val="18"/>
              </w:rPr>
              <w:t xml:space="preserve"> Entity,</w:t>
            </w:r>
            <w:r w:rsidRPr="003B7BFE">
              <w:rPr>
                <w:sz w:val="18"/>
                <w:szCs w:val="18"/>
              </w:rPr>
              <w:t xml:space="preserve"> cannot come to a mutually satisfactory resolution to address concerns about regulatory changes or changes to the Online Services</w:t>
            </w:r>
            <w:r w:rsidR="00775C9C">
              <w:rPr>
                <w:sz w:val="18"/>
                <w:szCs w:val="18"/>
              </w:rPr>
              <w:t>.</w:t>
            </w:r>
            <w:r w:rsidRPr="003B7BFE">
              <w:rPr>
                <w:sz w:val="18"/>
                <w:szCs w:val="18"/>
              </w:rPr>
              <w:t xml:space="preserve"> (M</w:t>
            </w:r>
            <w:r w:rsidR="00925CDD">
              <w:rPr>
                <w:sz w:val="18"/>
                <w:szCs w:val="18"/>
              </w:rPr>
              <w:t>850</w:t>
            </w:r>
            <w:r w:rsidRPr="003B7BFE">
              <w:rPr>
                <w:sz w:val="18"/>
                <w:szCs w:val="18"/>
              </w:rPr>
              <w:t>, 5(c))</w:t>
            </w:r>
            <w:r>
              <w:rPr>
                <w:sz w:val="18"/>
                <w:szCs w:val="18"/>
              </w:rPr>
              <w:t>.</w:t>
            </w:r>
          </w:p>
          <w:p w14:paraId="5ACB344F" w14:textId="77777777" w:rsidR="007D5BC7" w:rsidRPr="00E75E80" w:rsidRDefault="00660C28" w:rsidP="00CF3536">
            <w:pPr>
              <w:spacing w:before="120" w:after="120"/>
              <w:rPr>
                <w:sz w:val="18"/>
                <w:szCs w:val="18"/>
              </w:rPr>
            </w:pPr>
            <w:r>
              <w:rPr>
                <w:sz w:val="18"/>
                <w:szCs w:val="18"/>
              </w:rPr>
              <w:t>Section 8 of the M</w:t>
            </w:r>
            <w:r w:rsidR="00B0061C">
              <w:rPr>
                <w:sz w:val="18"/>
                <w:szCs w:val="18"/>
              </w:rPr>
              <w:t>850</w:t>
            </w:r>
            <w:r>
              <w:rPr>
                <w:sz w:val="18"/>
                <w:szCs w:val="18"/>
              </w:rPr>
              <w:t xml:space="preserve"> set</w:t>
            </w:r>
            <w:r w:rsidR="00792C05">
              <w:rPr>
                <w:sz w:val="18"/>
                <w:szCs w:val="18"/>
              </w:rPr>
              <w:t>s</w:t>
            </w:r>
            <w:r>
              <w:rPr>
                <w:sz w:val="18"/>
                <w:szCs w:val="18"/>
              </w:rPr>
              <w:t xml:space="preserve"> forth the details of business continuity of Online Services following termination or expiration of the Enrollment</w:t>
            </w:r>
            <w:r w:rsidR="00792C05">
              <w:rPr>
                <w:sz w:val="18"/>
                <w:szCs w:val="18"/>
              </w:rPr>
              <w:t>.</w:t>
            </w:r>
            <w:r>
              <w:rPr>
                <w:sz w:val="18"/>
                <w:szCs w:val="18"/>
              </w:rPr>
              <w:t xml:space="preserve"> (M</w:t>
            </w:r>
            <w:r w:rsidR="00B0061C">
              <w:rPr>
                <w:sz w:val="18"/>
                <w:szCs w:val="18"/>
              </w:rPr>
              <w:t>850</w:t>
            </w:r>
            <w:r w:rsidR="00775C9C">
              <w:rPr>
                <w:sz w:val="18"/>
                <w:szCs w:val="18"/>
              </w:rPr>
              <w:t>, 8</w:t>
            </w:r>
            <w:r>
              <w:rPr>
                <w:sz w:val="18"/>
                <w:szCs w:val="18"/>
              </w:rPr>
              <w:t>).</w:t>
            </w:r>
            <w:r w:rsidR="00CF3536">
              <w:rPr>
                <w:sz w:val="18"/>
                <w:szCs w:val="18"/>
              </w:rPr>
              <w:t xml:space="preserve"> Subject to such provisions: (i) t</w:t>
            </w:r>
            <w:r>
              <w:rPr>
                <w:sz w:val="18"/>
                <w:szCs w:val="18"/>
              </w:rPr>
              <w:t>he M</w:t>
            </w:r>
            <w:r w:rsidR="00B0061C">
              <w:rPr>
                <w:sz w:val="18"/>
                <w:szCs w:val="18"/>
              </w:rPr>
              <w:t>850</w:t>
            </w:r>
            <w:r w:rsidRPr="003B7BFE">
              <w:rPr>
                <w:sz w:val="18"/>
                <w:szCs w:val="18"/>
              </w:rPr>
              <w:t xml:space="preserve"> will terminate upon any termination or expiration of the Enrollment (</w:t>
            </w:r>
            <w:r>
              <w:rPr>
                <w:sz w:val="18"/>
                <w:szCs w:val="18"/>
              </w:rPr>
              <w:t>M</w:t>
            </w:r>
            <w:r w:rsidR="00B0061C">
              <w:rPr>
                <w:sz w:val="18"/>
                <w:szCs w:val="18"/>
              </w:rPr>
              <w:t>850</w:t>
            </w:r>
            <w:r>
              <w:rPr>
                <w:sz w:val="18"/>
                <w:szCs w:val="18"/>
              </w:rPr>
              <w:t xml:space="preserve">, </w:t>
            </w:r>
            <w:r w:rsidRPr="003B7BFE">
              <w:rPr>
                <w:sz w:val="18"/>
                <w:szCs w:val="18"/>
              </w:rPr>
              <w:t>9(b))</w:t>
            </w:r>
            <w:r w:rsidR="00CF3536">
              <w:rPr>
                <w:sz w:val="18"/>
                <w:szCs w:val="18"/>
              </w:rPr>
              <w:t>, (ii) u</w:t>
            </w:r>
            <w:r>
              <w:rPr>
                <w:sz w:val="18"/>
                <w:szCs w:val="18"/>
              </w:rPr>
              <w:t>nder the Enterprise Agreement, e</w:t>
            </w:r>
            <w:r w:rsidRPr="00C77162">
              <w:rPr>
                <w:sz w:val="18"/>
                <w:szCs w:val="18"/>
              </w:rPr>
              <w:t xml:space="preserve">ither party may terminate </w:t>
            </w:r>
            <w:r>
              <w:rPr>
                <w:sz w:val="18"/>
                <w:szCs w:val="18"/>
              </w:rPr>
              <w:t xml:space="preserve">the agreement </w:t>
            </w:r>
            <w:r w:rsidRPr="00C77162">
              <w:rPr>
                <w:sz w:val="18"/>
                <w:szCs w:val="18"/>
              </w:rPr>
              <w:t>without cause upon 60 days’ written notice (Enterprise Agreement, 5(b))</w:t>
            </w:r>
            <w:r w:rsidR="00CF3536">
              <w:rPr>
                <w:sz w:val="18"/>
                <w:szCs w:val="18"/>
              </w:rPr>
              <w:t>, and (iii) e</w:t>
            </w:r>
            <w:r w:rsidRPr="00AC564C">
              <w:rPr>
                <w:sz w:val="18"/>
                <w:szCs w:val="18"/>
              </w:rPr>
              <w:t>ither party may terminate an Enrollment if the other party materially breaches its obligations</w:t>
            </w:r>
            <w:r w:rsidR="00775C9C">
              <w:rPr>
                <w:sz w:val="18"/>
                <w:szCs w:val="18"/>
              </w:rPr>
              <w:t>.</w:t>
            </w:r>
            <w:r>
              <w:rPr>
                <w:sz w:val="18"/>
                <w:szCs w:val="18"/>
              </w:rPr>
              <w:t xml:space="preserve"> (Enterprise Agreement, 5(c)).</w:t>
            </w:r>
          </w:p>
        </w:tc>
      </w:tr>
      <w:tr w:rsidR="000B722B" w14:paraId="6EF4C2CE" w14:textId="77777777" w:rsidTr="007F64A9">
        <w:trPr>
          <w:trHeight w:val="300"/>
        </w:trPr>
        <w:tc>
          <w:tcPr>
            <w:tcW w:w="535" w:type="dxa"/>
            <w:shd w:val="clear" w:color="auto" w:fill="E8E8E8" w:themeFill="background2"/>
          </w:tcPr>
          <w:p w14:paraId="3923588E" w14:textId="77777777" w:rsidR="007D5BC7" w:rsidRPr="00DB3C0F" w:rsidRDefault="007D5BC7" w:rsidP="0063537B">
            <w:pPr>
              <w:pStyle w:val="ListParagraph"/>
              <w:numPr>
                <w:ilvl w:val="0"/>
                <w:numId w:val="12"/>
              </w:numPr>
              <w:ind w:left="420"/>
              <w:rPr>
                <w:b/>
                <w:bCs/>
                <w:sz w:val="18"/>
                <w:szCs w:val="18"/>
              </w:rPr>
            </w:pPr>
          </w:p>
        </w:tc>
        <w:tc>
          <w:tcPr>
            <w:tcW w:w="1486" w:type="dxa"/>
          </w:tcPr>
          <w:p w14:paraId="1C090BB7" w14:textId="77777777" w:rsidR="007D5BC7" w:rsidRPr="00055F95" w:rsidRDefault="00660C28" w:rsidP="00345A8F">
            <w:pPr>
              <w:rPr>
                <w:sz w:val="18"/>
                <w:szCs w:val="18"/>
              </w:rPr>
            </w:pPr>
            <w:r w:rsidRPr="00055F95">
              <w:rPr>
                <w:sz w:val="18"/>
                <w:szCs w:val="18"/>
              </w:rPr>
              <w:t>Art 30(2)(i)</w:t>
            </w:r>
          </w:p>
        </w:tc>
        <w:tc>
          <w:tcPr>
            <w:tcW w:w="3734" w:type="dxa"/>
          </w:tcPr>
          <w:p w14:paraId="221333F0" w14:textId="77777777" w:rsidR="007D5BC7" w:rsidRDefault="00660C28"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55BC4A77" w14:textId="77777777" w:rsidR="007D5BC7" w:rsidRDefault="007D5BC7" w:rsidP="00345A8F">
            <w:pPr>
              <w:rPr>
                <w:sz w:val="18"/>
                <w:szCs w:val="18"/>
              </w:rPr>
            </w:pPr>
          </w:p>
          <w:p w14:paraId="33818DA0" w14:textId="77777777" w:rsidR="007D5BC7" w:rsidRPr="00EB50EE" w:rsidRDefault="00660C28" w:rsidP="00EB50EE">
            <w:pPr>
              <w:rPr>
                <w:rFonts w:eastAsia="Times New Roman" w:cs="EUAlbertina"/>
                <w:color w:val="000000"/>
                <w:sz w:val="18"/>
                <w:szCs w:val="18"/>
                <w:lang w:val="x-none"/>
              </w:rPr>
            </w:pPr>
            <w:r w:rsidRPr="00EB50EE">
              <w:rPr>
                <w:sz w:val="18"/>
                <w:szCs w:val="18"/>
              </w:rPr>
              <w:t xml:space="preserve">(i) </w:t>
            </w:r>
            <w:r w:rsidRPr="00EB50EE">
              <w:rPr>
                <w:rFonts w:eastAsia="Times New Roman" w:cs="EUAlbertina"/>
                <w:color w:val="000000"/>
                <w:sz w:val="18"/>
                <w:szCs w:val="18"/>
                <w:lang w:val="x-none"/>
              </w:rPr>
              <w:t xml:space="preserve">the conditions for the participation of ICT third-party service providers in the financial entities’ ICT security awareness </w:t>
            </w:r>
            <w:proofErr w:type="spellStart"/>
            <w:r w:rsidRPr="00EB50EE">
              <w:rPr>
                <w:rFonts w:eastAsia="Times New Roman" w:cs="EUAlbertina"/>
                <w:color w:val="000000"/>
                <w:sz w:val="18"/>
                <w:szCs w:val="18"/>
                <w:lang w:val="x-none"/>
              </w:rPr>
              <w:t>programmes</w:t>
            </w:r>
            <w:proofErr w:type="spellEnd"/>
            <w:r w:rsidRPr="00EB50EE">
              <w:rPr>
                <w:rFonts w:eastAsia="Times New Roman" w:cs="EUAlbertina"/>
                <w:color w:val="000000"/>
                <w:sz w:val="18"/>
                <w:szCs w:val="18"/>
                <w:lang w:val="x-none"/>
              </w:rPr>
              <w:t xml:space="preserve"> and digital operational resilience training in accordance with Article 13(6).</w:t>
            </w:r>
          </w:p>
          <w:p w14:paraId="0C22F72A" w14:textId="77777777" w:rsidR="007D5BC7" w:rsidRDefault="007D5BC7" w:rsidP="00345A8F">
            <w:pPr>
              <w:rPr>
                <w:sz w:val="18"/>
                <w:szCs w:val="18"/>
              </w:rPr>
            </w:pPr>
          </w:p>
          <w:p w14:paraId="3470B70A" w14:textId="77777777" w:rsidR="007D5BC7" w:rsidRPr="00055F95" w:rsidRDefault="00660C28" w:rsidP="00345A8F">
            <w:pPr>
              <w:rPr>
                <w:sz w:val="18"/>
                <w:szCs w:val="18"/>
              </w:rPr>
            </w:pPr>
            <w:r>
              <w:rPr>
                <w:sz w:val="18"/>
                <w:szCs w:val="18"/>
              </w:rPr>
              <w:t>[Article 13(6) states:</w:t>
            </w:r>
            <w:r>
              <w:rPr>
                <w:sz w:val="18"/>
                <w:szCs w:val="18"/>
              </w:rPr>
              <w:br/>
            </w:r>
            <w:r w:rsidRPr="0012418A">
              <w:rPr>
                <w:sz w:val="18"/>
                <w:szCs w:val="18"/>
              </w:rPr>
              <w:t>Where appropriate, financial entities shall also include ICT third-party service providers in their relevant training schemes in accordance with Article 30(2), point (i).</w:t>
            </w:r>
            <w:r>
              <w:rPr>
                <w:sz w:val="18"/>
                <w:szCs w:val="18"/>
              </w:rPr>
              <w:t>]</w:t>
            </w:r>
          </w:p>
        </w:tc>
        <w:tc>
          <w:tcPr>
            <w:tcW w:w="1710" w:type="dxa"/>
          </w:tcPr>
          <w:p w14:paraId="632AB79F" w14:textId="77777777" w:rsidR="007D5BC7" w:rsidRPr="007D5BC7" w:rsidRDefault="00660C28" w:rsidP="007D5BC7">
            <w:pPr>
              <w:ind w:left="132"/>
              <w:rPr>
                <w:sz w:val="18"/>
                <w:szCs w:val="18"/>
              </w:rPr>
            </w:pPr>
            <w:r w:rsidRPr="007D5BC7">
              <w:rPr>
                <w:sz w:val="18"/>
                <w:szCs w:val="18"/>
              </w:rPr>
              <w:t>-</w:t>
            </w:r>
            <w:r>
              <w:rPr>
                <w:sz w:val="18"/>
                <w:szCs w:val="18"/>
              </w:rPr>
              <w:t xml:space="preserve"> </w:t>
            </w:r>
            <w:r w:rsidRPr="007D5BC7">
              <w:rPr>
                <w:sz w:val="18"/>
                <w:szCs w:val="18"/>
              </w:rPr>
              <w:t>DORA Supplement</w:t>
            </w:r>
          </w:p>
        </w:tc>
        <w:tc>
          <w:tcPr>
            <w:tcW w:w="7650" w:type="dxa"/>
          </w:tcPr>
          <w:p w14:paraId="78D3496B" w14:textId="77777777" w:rsidR="007D5BC7" w:rsidRDefault="00660C28" w:rsidP="00345A8F">
            <w:pPr>
              <w:rPr>
                <w:b/>
                <w:bCs/>
                <w:sz w:val="18"/>
                <w:szCs w:val="18"/>
              </w:rPr>
            </w:pPr>
            <w:r>
              <w:rPr>
                <w:b/>
                <w:bCs/>
                <w:sz w:val="18"/>
                <w:szCs w:val="18"/>
              </w:rPr>
              <w:t>DORA Supplement:</w:t>
            </w:r>
          </w:p>
          <w:p w14:paraId="5CB474F9" w14:textId="77777777" w:rsidR="007D5BC7" w:rsidRPr="007D5BC7" w:rsidRDefault="00660C28" w:rsidP="00345A8F">
            <w:pPr>
              <w:rPr>
                <w:sz w:val="18"/>
                <w:szCs w:val="18"/>
                <w:u w:val="single"/>
              </w:rPr>
            </w:pPr>
            <w:r>
              <w:rPr>
                <w:sz w:val="18"/>
                <w:szCs w:val="18"/>
                <w:u w:val="single"/>
              </w:rPr>
              <w:t>Section 2.1</w:t>
            </w:r>
          </w:p>
          <w:p w14:paraId="11F84BE7" w14:textId="77777777" w:rsidR="007D5BC7" w:rsidRDefault="00660C28" w:rsidP="007D5BC7">
            <w:pPr>
              <w:ind w:left="161"/>
              <w:rPr>
                <w:b/>
                <w:bCs/>
                <w:sz w:val="18"/>
                <w:szCs w:val="18"/>
              </w:rPr>
            </w:pPr>
            <w:r w:rsidRPr="007D5BC7">
              <w:rPr>
                <w:b/>
                <w:bCs/>
                <w:sz w:val="18"/>
                <w:szCs w:val="18"/>
              </w:rPr>
              <w:t>Customer Penetration Testing; Participation in Customer Trainings.</w:t>
            </w:r>
            <w:r w:rsidRPr="007D5BC7">
              <w:rPr>
                <w:sz w:val="18"/>
                <w:szCs w:val="18"/>
              </w:rPr>
              <w:t xml:space="preserve"> Solely to the extent required of Customer and Microsoft under DORA, Microsoft will participate and fully cooperate in Customer threat-led penetration testing (TLPT), in respect of Critical or Important Online Services in accordance with the Regulatory Technical Standards issued under Article 26(11) of DORA, as set forth in </w:t>
            </w:r>
            <w:proofErr w:type="gramStart"/>
            <w:r w:rsidRPr="007D5BC7">
              <w:rPr>
                <w:sz w:val="18"/>
                <w:szCs w:val="18"/>
              </w:rPr>
              <w:t>the FSA</w:t>
            </w:r>
            <w:proofErr w:type="gramEnd"/>
            <w:r w:rsidRPr="007D5BC7">
              <w:rPr>
                <w:sz w:val="18"/>
                <w:szCs w:val="18"/>
              </w:rPr>
              <w:t xml:space="preserve"> and Microsoft’s published documentation. At Customer’s request, Microsoft may provide personnel to participate in Customer’s ICT security awareness programs and digital operational resilience training under a separate professional services engagement.</w:t>
            </w:r>
          </w:p>
        </w:tc>
        <w:tc>
          <w:tcPr>
            <w:tcW w:w="7470" w:type="dxa"/>
          </w:tcPr>
          <w:p w14:paraId="7D848F6B" w14:textId="77777777" w:rsidR="007D5BC7" w:rsidRDefault="00660C28" w:rsidP="00345A8F">
            <w:pPr>
              <w:rPr>
                <w:rFonts w:eastAsia="Times New Roman" w:cs="EUAlbertina"/>
                <w:color w:val="000000"/>
                <w:sz w:val="18"/>
                <w:szCs w:val="18"/>
                <w:lang w:val="x-none"/>
              </w:rPr>
            </w:pPr>
            <w:r w:rsidRPr="2B82A225">
              <w:rPr>
                <w:sz w:val="18"/>
                <w:szCs w:val="18"/>
              </w:rPr>
              <w:t xml:space="preserve">DORA Article 13(6) requires financial entities to </w:t>
            </w:r>
            <w:r w:rsidRPr="2B82A225">
              <w:rPr>
                <w:rFonts w:eastAsia="Times New Roman" w:cs="EUAlbertina"/>
                <w:color w:val="000000" w:themeColor="text1"/>
                <w:sz w:val="18"/>
                <w:szCs w:val="18"/>
              </w:rPr>
              <w:t xml:space="preserve">develop mandatory staff </w:t>
            </w:r>
            <w:proofErr w:type="gramStart"/>
            <w:r w:rsidRPr="2B82A225">
              <w:rPr>
                <w:rFonts w:eastAsia="Times New Roman" w:cs="EUAlbertina"/>
                <w:color w:val="000000" w:themeColor="text1"/>
                <w:sz w:val="18"/>
                <w:szCs w:val="18"/>
              </w:rPr>
              <w:t>trainings</w:t>
            </w:r>
            <w:proofErr w:type="gramEnd"/>
            <w:r w:rsidRPr="2B82A225">
              <w:rPr>
                <w:rFonts w:eastAsia="Times New Roman" w:cs="EUAlbertina"/>
                <w:color w:val="000000" w:themeColor="text1"/>
                <w:sz w:val="18"/>
                <w:szCs w:val="18"/>
              </w:rPr>
              <w:t xml:space="preserve"> on ICT security awareness programs and digital operational resilience. “Where appropriate</w:t>
            </w:r>
            <w:r>
              <w:rPr>
                <w:rFonts w:eastAsia="Times New Roman" w:cs="EUAlbertina"/>
                <w:color w:val="000000" w:themeColor="text1"/>
                <w:sz w:val="18"/>
                <w:szCs w:val="18"/>
              </w:rPr>
              <w:t>,</w:t>
            </w:r>
            <w:r w:rsidRPr="2B82A225">
              <w:rPr>
                <w:rFonts w:eastAsia="Times New Roman" w:cs="EUAlbertina"/>
                <w:color w:val="000000" w:themeColor="text1"/>
                <w:sz w:val="18"/>
                <w:szCs w:val="18"/>
              </w:rPr>
              <w:t>” these trainings will include ICT third-party service providers. This ambiguous provision does not have clear implications for Microsoft’s contract stack.</w:t>
            </w:r>
          </w:p>
          <w:p w14:paraId="617EE60B" w14:textId="77777777" w:rsidR="007D5BC7" w:rsidRDefault="007D5BC7" w:rsidP="00345A8F">
            <w:pPr>
              <w:rPr>
                <w:rFonts w:eastAsia="Times New Roman" w:cs="EUAlbertina"/>
                <w:color w:val="000000"/>
                <w:sz w:val="18"/>
                <w:szCs w:val="18"/>
                <w:lang w:val="x-none"/>
              </w:rPr>
            </w:pPr>
          </w:p>
          <w:p w14:paraId="5C4C1CAB" w14:textId="77777777" w:rsidR="007D5BC7" w:rsidRPr="00E75E80" w:rsidRDefault="00660C28" w:rsidP="2B82A225">
            <w:pPr>
              <w:rPr>
                <w:sz w:val="18"/>
                <w:szCs w:val="18"/>
              </w:rPr>
            </w:pPr>
            <w:r w:rsidRPr="2B82A225">
              <w:rPr>
                <w:sz w:val="18"/>
                <w:szCs w:val="18"/>
              </w:rPr>
              <w:t xml:space="preserve">That said, Customers may request Microsoft personnel (with roles requiring interaction with Customer ICT systems, protocols and tools) to participate in Customers’ ICT security awareness programs and digital operational resilience training. Any such participation by Microsoft personnel will be subject to additional fees at Microsoft’s then-current rates and as agreed in a professional services order </w:t>
            </w:r>
            <w:proofErr w:type="gramStart"/>
            <w:r w:rsidRPr="2B82A225">
              <w:rPr>
                <w:sz w:val="18"/>
                <w:szCs w:val="18"/>
              </w:rPr>
              <w:t>executed</w:t>
            </w:r>
            <w:proofErr w:type="gramEnd"/>
            <w:r w:rsidRPr="2B82A225">
              <w:rPr>
                <w:sz w:val="18"/>
                <w:szCs w:val="18"/>
              </w:rPr>
              <w:t xml:space="preserve"> by the parties.</w:t>
            </w:r>
            <w:r w:rsidR="00775C9C">
              <w:rPr>
                <w:sz w:val="18"/>
                <w:szCs w:val="18"/>
              </w:rPr>
              <w:t xml:space="preserve"> (DORA Supplement, 2.1)</w:t>
            </w:r>
          </w:p>
        </w:tc>
      </w:tr>
      <w:tr w:rsidR="000B722B" w14:paraId="008114EA" w14:textId="77777777" w:rsidTr="007F64A9">
        <w:trPr>
          <w:trHeight w:val="300"/>
        </w:trPr>
        <w:tc>
          <w:tcPr>
            <w:tcW w:w="535" w:type="dxa"/>
            <w:shd w:val="clear" w:color="auto" w:fill="E8E8E8" w:themeFill="background2"/>
          </w:tcPr>
          <w:p w14:paraId="3EE24E40" w14:textId="77777777" w:rsidR="007D5BC7" w:rsidRPr="00DB3C0F" w:rsidRDefault="007D5BC7" w:rsidP="0063537B">
            <w:pPr>
              <w:pStyle w:val="ListParagraph"/>
              <w:numPr>
                <w:ilvl w:val="0"/>
                <w:numId w:val="12"/>
              </w:numPr>
              <w:ind w:left="420"/>
              <w:rPr>
                <w:b/>
                <w:bCs/>
                <w:sz w:val="18"/>
                <w:szCs w:val="18"/>
              </w:rPr>
            </w:pPr>
          </w:p>
        </w:tc>
        <w:tc>
          <w:tcPr>
            <w:tcW w:w="1486" w:type="dxa"/>
          </w:tcPr>
          <w:p w14:paraId="0AE0B902" w14:textId="77777777" w:rsidR="007D5BC7" w:rsidRPr="00055F95" w:rsidRDefault="00660C28" w:rsidP="00345A8F">
            <w:pPr>
              <w:rPr>
                <w:sz w:val="18"/>
                <w:szCs w:val="18"/>
              </w:rPr>
            </w:pPr>
            <w:r w:rsidRPr="00055F95">
              <w:rPr>
                <w:sz w:val="18"/>
                <w:szCs w:val="18"/>
              </w:rPr>
              <w:t>Art 30(3)(a)</w:t>
            </w:r>
          </w:p>
        </w:tc>
        <w:tc>
          <w:tcPr>
            <w:tcW w:w="3734" w:type="dxa"/>
          </w:tcPr>
          <w:p w14:paraId="6A262757"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54C0157D" w14:textId="77777777" w:rsidR="007D5BC7" w:rsidRDefault="007D5BC7" w:rsidP="00345A8F">
            <w:pPr>
              <w:rPr>
                <w:rFonts w:eastAsia="Times New Roman" w:cs="EUAlbertina"/>
                <w:color w:val="000000"/>
                <w:sz w:val="18"/>
                <w:szCs w:val="18"/>
                <w:lang w:val="x-none"/>
              </w:rPr>
            </w:pPr>
          </w:p>
          <w:p w14:paraId="680530ED" w14:textId="77777777" w:rsidR="007D5BC7" w:rsidRPr="00055F95" w:rsidRDefault="00660C28" w:rsidP="00345A8F">
            <w:pPr>
              <w:rPr>
                <w:sz w:val="18"/>
                <w:szCs w:val="18"/>
              </w:rPr>
            </w:pPr>
            <w:r w:rsidRPr="00055F95">
              <w:rPr>
                <w:rFonts w:eastAsia="Times New Roman" w:cs="EUAlbertina"/>
                <w:color w:val="000000"/>
                <w:sz w:val="18"/>
                <w:szCs w:val="18"/>
                <w:lang w:val="x-none"/>
              </w:rPr>
              <w:t>(a) full service level descriptions, including updates and revisions thereof with precise quantitative and qualitative performance targets within the agreed service levels to allow effective monitoring by the financial entity of ICT services and enable appropriate corrective actions to be taken, without undue delay, when agreed service levels are not met.</w:t>
            </w:r>
          </w:p>
        </w:tc>
        <w:tc>
          <w:tcPr>
            <w:tcW w:w="1710" w:type="dxa"/>
          </w:tcPr>
          <w:p w14:paraId="2A32F01B" w14:textId="77777777" w:rsidR="007D5BC7" w:rsidRPr="00F6498E" w:rsidRDefault="00660C28" w:rsidP="00345A8F">
            <w:pPr>
              <w:rPr>
                <w:sz w:val="18"/>
                <w:szCs w:val="18"/>
              </w:rPr>
            </w:pPr>
            <w:r>
              <w:rPr>
                <w:sz w:val="18"/>
                <w:szCs w:val="18"/>
              </w:rPr>
              <w:t xml:space="preserve">- </w:t>
            </w:r>
            <w:r w:rsidRPr="00F6498E">
              <w:rPr>
                <w:sz w:val="18"/>
                <w:szCs w:val="18"/>
              </w:rPr>
              <w:t>Service Level Agreement for Microsoft Online Services</w:t>
            </w:r>
          </w:p>
        </w:tc>
        <w:tc>
          <w:tcPr>
            <w:tcW w:w="7650" w:type="dxa"/>
          </w:tcPr>
          <w:p w14:paraId="7F3206E2" w14:textId="77777777" w:rsidR="007D5BC7" w:rsidRPr="002E6889" w:rsidRDefault="00660C28" w:rsidP="00345A8F">
            <w:pPr>
              <w:rPr>
                <w:sz w:val="18"/>
                <w:szCs w:val="18"/>
              </w:rPr>
            </w:pPr>
            <w:r w:rsidRPr="002E6889">
              <w:rPr>
                <w:b/>
                <w:bCs/>
                <w:sz w:val="18"/>
                <w:szCs w:val="18"/>
              </w:rPr>
              <w:t xml:space="preserve">Microsoft Volume Licensing Service Level Agreement for Microsoft Online Services: </w:t>
            </w:r>
          </w:p>
          <w:p w14:paraId="3D3F0C74" w14:textId="77777777" w:rsidR="007D5BC7" w:rsidRPr="002E6889" w:rsidRDefault="007D5BC7" w:rsidP="00345A8F">
            <w:pPr>
              <w:rPr>
                <w:sz w:val="18"/>
                <w:szCs w:val="18"/>
              </w:rPr>
            </w:pPr>
          </w:p>
          <w:p w14:paraId="36CD9DD3" w14:textId="77777777" w:rsidR="007D5BC7" w:rsidRPr="002E6889" w:rsidRDefault="00660C28" w:rsidP="00345A8F">
            <w:pPr>
              <w:ind w:left="257"/>
              <w:rPr>
                <w:sz w:val="18"/>
                <w:szCs w:val="18"/>
              </w:rPr>
            </w:pPr>
            <w:r w:rsidRPr="002E6889">
              <w:rPr>
                <w:sz w:val="18"/>
                <w:szCs w:val="18"/>
              </w:rPr>
              <w:t xml:space="preserve">See the </w:t>
            </w:r>
            <w:r w:rsidRPr="002E6889">
              <w:rPr>
                <w:sz w:val="18"/>
                <w:szCs w:val="18"/>
                <w:u w:val="single"/>
              </w:rPr>
              <w:t>Service Specific Terms</w:t>
            </w:r>
            <w:r w:rsidRPr="002E6889">
              <w:rPr>
                <w:sz w:val="18"/>
                <w:szCs w:val="18"/>
              </w:rPr>
              <w:t xml:space="preserve">, </w:t>
            </w:r>
            <w:r w:rsidRPr="002E6889">
              <w:rPr>
                <w:sz w:val="18"/>
                <w:szCs w:val="18"/>
                <w:u w:val="single"/>
              </w:rPr>
              <w:t>Appendix A</w:t>
            </w:r>
            <w:r w:rsidRPr="002E6889">
              <w:rPr>
                <w:sz w:val="18"/>
                <w:szCs w:val="18"/>
              </w:rPr>
              <w:t xml:space="preserve"> and </w:t>
            </w:r>
            <w:r w:rsidRPr="002E6889">
              <w:rPr>
                <w:sz w:val="18"/>
                <w:szCs w:val="18"/>
                <w:u w:val="single"/>
              </w:rPr>
              <w:t xml:space="preserve">Appendix </w:t>
            </w:r>
            <w:proofErr w:type="gramStart"/>
            <w:r w:rsidRPr="002E6889">
              <w:rPr>
                <w:sz w:val="18"/>
                <w:szCs w:val="18"/>
                <w:u w:val="single"/>
              </w:rPr>
              <w:t>B</w:t>
            </w:r>
            <w:r w:rsidRPr="002E6889">
              <w:rPr>
                <w:sz w:val="18"/>
                <w:szCs w:val="18"/>
              </w:rPr>
              <w:t xml:space="preserve"> for</w:t>
            </w:r>
            <w:proofErr w:type="gramEnd"/>
            <w:r w:rsidRPr="002E6889">
              <w:rPr>
                <w:sz w:val="18"/>
                <w:szCs w:val="18"/>
              </w:rPr>
              <w:t xml:space="preserve"> the service level commitments for each paid Online Service. </w:t>
            </w:r>
          </w:p>
          <w:p w14:paraId="092C7FC6" w14:textId="77777777" w:rsidR="007D5BC7" w:rsidRPr="002E6889" w:rsidRDefault="007D5BC7" w:rsidP="00345A8F">
            <w:pPr>
              <w:ind w:left="257"/>
              <w:rPr>
                <w:sz w:val="18"/>
                <w:szCs w:val="18"/>
              </w:rPr>
            </w:pPr>
          </w:p>
          <w:p w14:paraId="0B2E736C" w14:textId="77777777" w:rsidR="007D5BC7" w:rsidRPr="00EF4F93" w:rsidRDefault="00660C28" w:rsidP="00345A8F">
            <w:pPr>
              <w:ind w:left="257"/>
              <w:rPr>
                <w:sz w:val="18"/>
                <w:szCs w:val="18"/>
                <w:u w:val="single"/>
              </w:rPr>
            </w:pPr>
            <w:r>
              <w:rPr>
                <w:sz w:val="18"/>
                <w:szCs w:val="18"/>
                <w:u w:val="single"/>
              </w:rPr>
              <w:t>[</w:t>
            </w:r>
            <w:r>
              <w:rPr>
                <w:i/>
                <w:iCs/>
                <w:sz w:val="18"/>
                <w:szCs w:val="18"/>
                <w:u w:val="single"/>
              </w:rPr>
              <w:t>Example</w:t>
            </w:r>
            <w:r>
              <w:rPr>
                <w:sz w:val="18"/>
                <w:szCs w:val="18"/>
                <w:u w:val="single"/>
              </w:rPr>
              <w:t>:]</w:t>
            </w:r>
          </w:p>
          <w:p w14:paraId="100EBB52" w14:textId="77777777" w:rsidR="007D5BC7" w:rsidRPr="000D5F02" w:rsidRDefault="00660C28" w:rsidP="00345A8F">
            <w:pPr>
              <w:ind w:left="257"/>
              <w:rPr>
                <w:sz w:val="18"/>
                <w:szCs w:val="18"/>
                <w:u w:val="single"/>
              </w:rPr>
            </w:pPr>
            <w:r w:rsidRPr="000D5F02">
              <w:rPr>
                <w:sz w:val="18"/>
                <w:szCs w:val="18"/>
                <w:u w:val="single"/>
              </w:rPr>
              <w:t>Microsoft Teams</w:t>
            </w:r>
          </w:p>
          <w:p w14:paraId="2034FE66" w14:textId="77777777" w:rsidR="007D5BC7" w:rsidRPr="00D6182B" w:rsidRDefault="00660C28" w:rsidP="00740A14">
            <w:pPr>
              <w:keepNext/>
              <w:tabs>
                <w:tab w:val="left" w:pos="360"/>
                <w:tab w:val="left" w:pos="720"/>
                <w:tab w:val="left" w:pos="1080"/>
              </w:tabs>
              <w:ind w:left="273"/>
              <w:rPr>
                <w:rFonts w:ascii="Calibri" w:eastAsia="Calibri" w:hAnsi="Calibri" w:cs="Arial"/>
                <w:sz w:val="18"/>
                <w:szCs w:val="22"/>
                <w:lang w:eastAsia="en-US"/>
              </w:rPr>
            </w:pPr>
            <w:r w:rsidRPr="00D6182B">
              <w:rPr>
                <w:rFonts w:ascii="Calibri" w:eastAsia="Calibri" w:hAnsi="Calibri" w:cs="Arial"/>
                <w:b/>
                <w:sz w:val="18"/>
                <w:szCs w:val="22"/>
                <w:lang w:eastAsia="en-US"/>
              </w:rPr>
              <w:t>Downtime</w:t>
            </w:r>
            <w:r w:rsidRPr="00D6182B">
              <w:rPr>
                <w:rFonts w:ascii="Calibri" w:eastAsia="Calibri" w:hAnsi="Calibri" w:cs="Arial"/>
                <w:sz w:val="18"/>
                <w:szCs w:val="22"/>
                <w:lang w:eastAsia="en-US"/>
              </w:rPr>
              <w:t xml:space="preserve">: Any </w:t>
            </w:r>
            <w:proofErr w:type="gramStart"/>
            <w:r w:rsidRPr="00D6182B">
              <w:rPr>
                <w:rFonts w:ascii="Calibri" w:eastAsia="Calibri" w:hAnsi="Calibri" w:cs="Arial"/>
                <w:sz w:val="18"/>
                <w:szCs w:val="22"/>
                <w:lang w:eastAsia="en-US"/>
              </w:rPr>
              <w:t>period of time</w:t>
            </w:r>
            <w:proofErr w:type="gramEnd"/>
            <w:r w:rsidRPr="00D6182B">
              <w:rPr>
                <w:rFonts w:ascii="Calibri" w:eastAsia="Calibri" w:hAnsi="Calibri" w:cs="Arial"/>
                <w:sz w:val="18"/>
                <w:szCs w:val="22"/>
                <w:lang w:eastAsia="en-US"/>
              </w:rPr>
              <w:t xml:space="preserve"> when end users are unable to </w:t>
            </w:r>
            <w:r w:rsidRPr="00D6182B">
              <w:rPr>
                <w:rFonts w:ascii="Calibri" w:eastAsia="Calibri" w:hAnsi="Calibri" w:cs="Arial"/>
                <w:sz w:val="18"/>
                <w:szCs w:val="18"/>
                <w:lang w:eastAsia="en-US"/>
              </w:rPr>
              <w:t>conduct instant messaging conversations or initiate online meetings</w:t>
            </w:r>
            <w:r w:rsidRPr="00D6182B">
              <w:rPr>
                <w:rFonts w:ascii="Calibri" w:eastAsia="Calibri" w:hAnsi="Calibri" w:cs="Arial"/>
                <w:sz w:val="18"/>
                <w:szCs w:val="22"/>
                <w:lang w:eastAsia="en-US"/>
              </w:rPr>
              <w:t>.</w:t>
            </w:r>
            <w:r w:rsidRPr="00D6182B">
              <w:rPr>
                <w:rFonts w:ascii="Calibri" w:eastAsia="Calibri" w:hAnsi="Calibri" w:cs="Arial"/>
                <w:sz w:val="18"/>
                <w:szCs w:val="22"/>
                <w:vertAlign w:val="superscript"/>
                <w:lang w:eastAsia="en-US"/>
              </w:rPr>
              <w:t>1</w:t>
            </w:r>
          </w:p>
          <w:p w14:paraId="2C105F14" w14:textId="77777777" w:rsidR="007D5BC7" w:rsidRPr="00D6182B" w:rsidRDefault="00660C28" w:rsidP="00740A14">
            <w:pPr>
              <w:keepNext/>
              <w:tabs>
                <w:tab w:val="left" w:pos="360"/>
                <w:tab w:val="left" w:pos="720"/>
                <w:tab w:val="left" w:pos="1080"/>
              </w:tabs>
              <w:ind w:left="273"/>
              <w:rPr>
                <w:rFonts w:ascii="Calibri" w:eastAsia="Calibri" w:hAnsi="Calibri" w:cs="Arial"/>
                <w:sz w:val="18"/>
                <w:szCs w:val="22"/>
                <w:lang w:eastAsia="en-US"/>
              </w:rPr>
            </w:pPr>
            <w:r w:rsidRPr="00D6182B">
              <w:rPr>
                <w:rFonts w:ascii="Calibri" w:eastAsia="Calibri" w:hAnsi="Calibri" w:cs="Arial"/>
                <w:b/>
                <w:sz w:val="18"/>
                <w:szCs w:val="22"/>
                <w:lang w:eastAsia="en-US"/>
              </w:rPr>
              <w:t>Uptime Percentage</w:t>
            </w:r>
            <w:r w:rsidRPr="00D6182B">
              <w:rPr>
                <w:rFonts w:ascii="Calibri" w:eastAsia="Calibri" w:hAnsi="Calibri" w:cs="Arial"/>
                <w:sz w:val="18"/>
                <w:szCs w:val="22"/>
                <w:lang w:eastAsia="en-US"/>
              </w:rPr>
              <w:t>: The Uptime Percentage is calculated using the following formula:</w:t>
            </w:r>
          </w:p>
          <w:p w14:paraId="0B1C5BCF" w14:textId="77777777" w:rsidR="007D5BC7" w:rsidRPr="00D6182B" w:rsidRDefault="007D5BC7" w:rsidP="00740A14">
            <w:pPr>
              <w:keepNext/>
              <w:tabs>
                <w:tab w:val="left" w:pos="360"/>
                <w:tab w:val="left" w:pos="720"/>
                <w:tab w:val="left" w:pos="1080"/>
              </w:tabs>
              <w:ind w:left="273"/>
              <w:rPr>
                <w:rFonts w:ascii="Calibri" w:eastAsia="Calibri" w:hAnsi="Calibri" w:cs="Arial"/>
                <w:sz w:val="18"/>
                <w:szCs w:val="22"/>
                <w:lang w:eastAsia="en-US"/>
              </w:rPr>
            </w:pPr>
          </w:p>
          <w:p w14:paraId="59FAC9FF" w14:textId="77777777" w:rsidR="007D5BC7" w:rsidRPr="00D6182B" w:rsidRDefault="0026101C" w:rsidP="00740A14">
            <w:pPr>
              <w:ind w:left="273"/>
              <w:jc w:val="both"/>
              <w:rPr>
                <w:rFonts w:ascii="Calibri" w:eastAsia="Calibri" w:hAnsi="Calibri" w:cs="Arial"/>
                <w:sz w:val="18"/>
                <w:szCs w:val="18"/>
                <w:lang w:eastAsia="en-US"/>
              </w:rPr>
            </w:pPr>
            <m:oMathPara>
              <m:oMathParaPr>
                <m:jc m:val="center"/>
              </m:oMathParaPr>
              <m:oMath>
                <m:f>
                  <m:fPr>
                    <m:ctrlPr>
                      <w:ins w:id="4" w:author="DWT" w:date="2025-03-04T22:13:00Z" w16du:dateUtc="2025-03-05T06:13:00Z">
                        <w:rPr>
                          <w:rFonts w:ascii="Cambria Math" w:eastAsia="Calibri" w:hAnsi="Cambria Math" w:cs="Calibri"/>
                          <w:i/>
                          <w:sz w:val="18"/>
                          <w:szCs w:val="18"/>
                          <w:lang w:eastAsia="en-US"/>
                        </w:rPr>
                      </w:ins>
                    </m:ctrlPr>
                  </m:fPr>
                  <m:num>
                    <m:r>
                      <w:rPr>
                        <w:rFonts w:ascii="Cambria Math" w:eastAsia="Calibri" w:hAnsi="Cambria Math" w:cs="Calibri"/>
                        <w:sz w:val="18"/>
                        <w:szCs w:val="18"/>
                        <w:lang w:eastAsia="en-US"/>
                      </w:rPr>
                      <m:t xml:space="preserve">User Minutes -Downtime </m:t>
                    </m:r>
                  </m:num>
                  <m:den>
                    <m:r>
                      <w:rPr>
                        <w:rFonts w:ascii="Cambria Math" w:eastAsia="Calibri" w:hAnsi="Cambria Math" w:cs="Calibri"/>
                        <w:sz w:val="18"/>
                        <w:szCs w:val="18"/>
                        <w:lang w:eastAsia="en-US"/>
                      </w:rPr>
                      <m:t>User Minutes</m:t>
                    </m:r>
                  </m:den>
                </m:f>
                <m:r>
                  <w:rPr>
                    <w:rFonts w:ascii="Cambria Math" w:eastAsia="Calibri" w:hAnsi="Cambria Math" w:cs="Calibri"/>
                    <w:sz w:val="18"/>
                    <w:szCs w:val="18"/>
                    <w:lang w:eastAsia="en-US"/>
                  </w:rPr>
                  <m:t xml:space="preserve"> x 100</m:t>
                </m:r>
              </m:oMath>
            </m:oMathPara>
          </w:p>
          <w:p w14:paraId="05242584" w14:textId="77777777" w:rsidR="007D5BC7" w:rsidRPr="002E6889" w:rsidRDefault="00660C28" w:rsidP="00740A14">
            <w:pPr>
              <w:tabs>
                <w:tab w:val="left" w:pos="360"/>
                <w:tab w:val="left" w:pos="720"/>
                <w:tab w:val="left" w:pos="1080"/>
              </w:tabs>
              <w:ind w:left="274"/>
              <w:contextualSpacing/>
              <w:rPr>
                <w:rFonts w:ascii="Calibri" w:eastAsia="Calibri" w:hAnsi="Calibri" w:cs="Arial"/>
                <w:sz w:val="18"/>
                <w:szCs w:val="22"/>
                <w:lang w:eastAsia="en-US"/>
              </w:rPr>
            </w:pPr>
            <w:r w:rsidRPr="00D6182B">
              <w:rPr>
                <w:rFonts w:ascii="Calibri" w:eastAsia="Calibri" w:hAnsi="Calibri" w:cs="Arial"/>
                <w:sz w:val="18"/>
                <w:szCs w:val="22"/>
                <w:lang w:eastAsia="en-US"/>
              </w:rPr>
              <w:t>where Downtime is measured in user-minutes; that is, for each Applicable Period, Downtime is the sum of the length (in minutes) of each Incident that occurs during that Applicable Period multiplied by the number of users impacted by that Incident.</w:t>
            </w:r>
          </w:p>
          <w:p w14:paraId="56BFDF51" w14:textId="77777777" w:rsidR="007D5BC7" w:rsidRPr="002E6889" w:rsidRDefault="00660C28" w:rsidP="00740A14">
            <w:pPr>
              <w:tabs>
                <w:tab w:val="left" w:pos="360"/>
                <w:tab w:val="left" w:pos="720"/>
                <w:tab w:val="left" w:pos="1080"/>
              </w:tabs>
              <w:ind w:left="274"/>
              <w:contextualSpacing/>
              <w:rPr>
                <w:rFonts w:ascii="Calibri" w:eastAsia="Calibri" w:hAnsi="Calibri" w:cs="Arial"/>
                <w:sz w:val="18"/>
                <w:szCs w:val="22"/>
                <w:lang w:eastAsia="en-US"/>
              </w:rPr>
            </w:pPr>
            <w:r w:rsidRPr="005A63E6">
              <w:rPr>
                <w:rFonts w:ascii="Calibri" w:eastAsia="Calibri" w:hAnsi="Calibri" w:cs="Arial"/>
                <w:b/>
                <w:sz w:val="18"/>
                <w:szCs w:val="22"/>
                <w:lang w:eastAsia="en-US"/>
              </w:rPr>
              <w:t>Service Credit</w:t>
            </w:r>
            <w:r w:rsidRPr="005A63E6">
              <w:rPr>
                <w:rFonts w:ascii="Calibri" w:eastAsia="Calibri" w:hAnsi="Calibri" w:cs="Arial"/>
                <w:sz w:val="18"/>
                <w:szCs w:val="22"/>
                <w:lang w:eastAsia="en-US"/>
              </w:rPr>
              <w:t>:</w:t>
            </w:r>
          </w:p>
          <w:tbl>
            <w:tblPr>
              <w:tblStyle w:val="TableGrid"/>
              <w:tblW w:w="0" w:type="auto"/>
              <w:tblInd w:w="274" w:type="dxa"/>
              <w:tblLayout w:type="fixed"/>
              <w:tblLook w:val="04A0" w:firstRow="1" w:lastRow="0" w:firstColumn="1" w:lastColumn="0" w:noHBand="0" w:noVBand="1"/>
            </w:tblPr>
            <w:tblGrid>
              <w:gridCol w:w="1540"/>
              <w:gridCol w:w="1541"/>
            </w:tblGrid>
            <w:tr w:rsidR="000B722B" w14:paraId="3E21F644" w14:textId="77777777" w:rsidTr="00740A14">
              <w:trPr>
                <w:trHeight w:val="261"/>
              </w:trPr>
              <w:tc>
                <w:tcPr>
                  <w:tcW w:w="1540" w:type="dxa"/>
                </w:tcPr>
                <w:p w14:paraId="19E70044"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Uptime Percentage</w:t>
                  </w:r>
                </w:p>
              </w:tc>
              <w:tc>
                <w:tcPr>
                  <w:tcW w:w="1541" w:type="dxa"/>
                </w:tcPr>
                <w:p w14:paraId="4E020260"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Service Credit</w:t>
                  </w:r>
                </w:p>
              </w:tc>
            </w:tr>
            <w:tr w:rsidR="000B722B" w14:paraId="6EA123F5" w14:textId="77777777" w:rsidTr="00740A14">
              <w:trPr>
                <w:trHeight w:val="242"/>
              </w:trPr>
              <w:tc>
                <w:tcPr>
                  <w:tcW w:w="1540" w:type="dxa"/>
                </w:tcPr>
                <w:p w14:paraId="37F15CEE"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99.9%</w:t>
                  </w:r>
                </w:p>
              </w:tc>
              <w:tc>
                <w:tcPr>
                  <w:tcW w:w="1541" w:type="dxa"/>
                </w:tcPr>
                <w:p w14:paraId="4186E237"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25%</w:t>
                  </w:r>
                </w:p>
              </w:tc>
            </w:tr>
            <w:tr w:rsidR="000B722B" w14:paraId="74322F0F" w14:textId="77777777" w:rsidTr="00740A14">
              <w:trPr>
                <w:trHeight w:val="261"/>
              </w:trPr>
              <w:tc>
                <w:tcPr>
                  <w:tcW w:w="1540" w:type="dxa"/>
                </w:tcPr>
                <w:p w14:paraId="36ED4EE3"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99%</w:t>
                  </w:r>
                </w:p>
              </w:tc>
              <w:tc>
                <w:tcPr>
                  <w:tcW w:w="1541" w:type="dxa"/>
                </w:tcPr>
                <w:p w14:paraId="48F82F0F"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50%</w:t>
                  </w:r>
                </w:p>
              </w:tc>
            </w:tr>
            <w:tr w:rsidR="000B722B" w14:paraId="40CA606B" w14:textId="77777777" w:rsidTr="00740A14">
              <w:trPr>
                <w:trHeight w:val="242"/>
              </w:trPr>
              <w:tc>
                <w:tcPr>
                  <w:tcW w:w="1540" w:type="dxa"/>
                </w:tcPr>
                <w:p w14:paraId="44443FC5"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95%</w:t>
                  </w:r>
                </w:p>
              </w:tc>
              <w:tc>
                <w:tcPr>
                  <w:tcW w:w="1541" w:type="dxa"/>
                </w:tcPr>
                <w:p w14:paraId="094F4302" w14:textId="77777777" w:rsidR="007D5BC7" w:rsidRPr="002E6889" w:rsidRDefault="00660C28" w:rsidP="0063537B">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100%</w:t>
                  </w:r>
                </w:p>
              </w:tc>
            </w:tr>
          </w:tbl>
          <w:p w14:paraId="2EE1C7A8" w14:textId="77777777" w:rsidR="007D5BC7" w:rsidRPr="005A63E6" w:rsidRDefault="007D5BC7" w:rsidP="00740A14">
            <w:pPr>
              <w:tabs>
                <w:tab w:val="left" w:pos="360"/>
                <w:tab w:val="left" w:pos="720"/>
                <w:tab w:val="left" w:pos="1080"/>
              </w:tabs>
              <w:ind w:left="274"/>
              <w:contextualSpacing/>
              <w:rPr>
                <w:rFonts w:ascii="Calibri" w:eastAsia="Calibri" w:hAnsi="Calibri" w:cs="Arial"/>
                <w:sz w:val="18"/>
                <w:szCs w:val="22"/>
                <w:lang w:eastAsia="en-US"/>
              </w:rPr>
            </w:pPr>
          </w:p>
          <w:p w14:paraId="26B54941" w14:textId="77777777" w:rsidR="007D5BC7" w:rsidRPr="002E6889" w:rsidRDefault="007D5BC7" w:rsidP="00345A8F">
            <w:pPr>
              <w:ind w:left="257"/>
              <w:rPr>
                <w:sz w:val="18"/>
                <w:szCs w:val="18"/>
                <w:u w:val="single"/>
              </w:rPr>
            </w:pPr>
          </w:p>
          <w:p w14:paraId="13C8188F" w14:textId="77777777" w:rsidR="007D5BC7" w:rsidRPr="002E6889" w:rsidRDefault="00660C28" w:rsidP="00345A8F">
            <w:pPr>
              <w:ind w:left="257"/>
              <w:rPr>
                <w:sz w:val="18"/>
                <w:szCs w:val="18"/>
                <w:u w:val="single"/>
              </w:rPr>
            </w:pPr>
            <w:r w:rsidRPr="002E6889">
              <w:rPr>
                <w:sz w:val="18"/>
                <w:szCs w:val="18"/>
                <w:u w:val="single"/>
              </w:rPr>
              <w:t>Introduction</w:t>
            </w:r>
          </w:p>
          <w:p w14:paraId="7E62E689" w14:textId="77777777" w:rsidR="007D5BC7" w:rsidRPr="002E6889" w:rsidRDefault="00660C28" w:rsidP="00345A8F">
            <w:pPr>
              <w:ind w:left="257"/>
              <w:rPr>
                <w:sz w:val="18"/>
                <w:szCs w:val="18"/>
              </w:rPr>
            </w:pPr>
            <w:r w:rsidRPr="002E6889">
              <w:rPr>
                <w:sz w:val="18"/>
                <w:szCs w:val="18"/>
              </w:rPr>
              <w:t xml:space="preserve">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21" w:history="1">
              <w:r w:rsidR="007D5BC7" w:rsidRPr="002E6889">
                <w:rPr>
                  <w:rStyle w:val="Hyperlink"/>
                  <w:color w:val="auto"/>
                  <w:sz w:val="18"/>
                  <w:szCs w:val="18"/>
                </w:rPr>
                <w:t>https://aka.ms/CSLA</w:t>
              </w:r>
            </w:hyperlink>
            <w:r w:rsidRPr="002E6889">
              <w:rPr>
                <w:sz w:val="18"/>
                <w:szCs w:val="18"/>
              </w:rPr>
              <w:t>.</w:t>
            </w:r>
          </w:p>
          <w:p w14:paraId="333305A3" w14:textId="77777777" w:rsidR="007D5BC7" w:rsidRPr="002E6889" w:rsidRDefault="007D5BC7" w:rsidP="00345A8F">
            <w:pPr>
              <w:rPr>
                <w:b/>
                <w:bCs/>
                <w:sz w:val="18"/>
                <w:szCs w:val="18"/>
              </w:rPr>
            </w:pPr>
          </w:p>
        </w:tc>
        <w:tc>
          <w:tcPr>
            <w:tcW w:w="7470" w:type="dxa"/>
          </w:tcPr>
          <w:p w14:paraId="476C1F66" w14:textId="77777777" w:rsidR="007D5BC7" w:rsidRDefault="00660C28" w:rsidP="00345A8F">
            <w:pPr>
              <w:rPr>
                <w:sz w:val="18"/>
                <w:szCs w:val="18"/>
              </w:rPr>
            </w:pPr>
            <w:r w:rsidRPr="00811860">
              <w:rPr>
                <w:sz w:val="18"/>
                <w:szCs w:val="18"/>
              </w:rPr>
              <w:t>If Microsoft’s performance of the Service does not meet the SLAs, Customers may claim service credits (a percentage of the applicable monthly service fees credited to the customer following Microsoft’s claim approval) (SLA, Service Credits)</w:t>
            </w:r>
            <w:r>
              <w:rPr>
                <w:sz w:val="18"/>
                <w:szCs w:val="18"/>
              </w:rPr>
              <w:t xml:space="preserve">. </w:t>
            </w:r>
            <w:r w:rsidRPr="00811860">
              <w:rPr>
                <w:sz w:val="18"/>
                <w:szCs w:val="18"/>
              </w:rPr>
              <w:t>The SLA specifies the service levels for each paid Online Service</w:t>
            </w:r>
            <w:r>
              <w:rPr>
                <w:sz w:val="18"/>
                <w:szCs w:val="18"/>
              </w:rPr>
              <w:t>, including Downtime descriptions, Uptime Percentages, and quantitative targets for Uptime Percentages</w:t>
            </w:r>
            <w:r w:rsidRPr="00811860">
              <w:rPr>
                <w:sz w:val="18"/>
                <w:szCs w:val="18"/>
              </w:rPr>
              <w:t xml:space="preserve"> (SLA, Service Specific Terms, Appendix A, Appendix B)</w:t>
            </w:r>
            <w:r>
              <w:rPr>
                <w:sz w:val="18"/>
                <w:szCs w:val="18"/>
              </w:rPr>
              <w:t xml:space="preserve">. For example, Microsoft Teams describes Downtime as any period when users are unable to conduct instant messaging conversations or initiate online meetings. The Uptime Percentage is calculated as ((User Minutes – Downtime) / User Minutes) x 100. If the Uptime Percentage is less than &lt; 99.9%, &lt;99%, or &lt;95%, respectively, then Customer is eligible for a Service Credit of 25%, 50%, and 100%. </w:t>
            </w:r>
          </w:p>
          <w:p w14:paraId="19FD5616" w14:textId="77777777" w:rsidR="007D5BC7" w:rsidRDefault="007D5BC7" w:rsidP="00345A8F">
            <w:pPr>
              <w:rPr>
                <w:sz w:val="18"/>
                <w:szCs w:val="18"/>
              </w:rPr>
            </w:pPr>
          </w:p>
          <w:p w14:paraId="26DC4F27" w14:textId="77777777" w:rsidR="007D5BC7" w:rsidRDefault="00660C28" w:rsidP="00345A8F">
            <w:pPr>
              <w:rPr>
                <w:sz w:val="18"/>
                <w:szCs w:val="18"/>
              </w:rPr>
            </w:pPr>
            <w:r>
              <w:rPr>
                <w:sz w:val="18"/>
                <w:szCs w:val="18"/>
              </w:rPr>
              <w:t>Microsoft will not</w:t>
            </w:r>
            <w:r w:rsidRPr="00FA6340">
              <w:rPr>
                <w:sz w:val="18"/>
                <w:szCs w:val="18"/>
              </w:rPr>
              <w:t xml:space="preserve"> modify the terms of </w:t>
            </w:r>
            <w:r>
              <w:rPr>
                <w:sz w:val="18"/>
                <w:szCs w:val="18"/>
              </w:rPr>
              <w:t>Customer’s</w:t>
            </w:r>
            <w:r w:rsidRPr="00FA6340">
              <w:rPr>
                <w:sz w:val="18"/>
                <w:szCs w:val="18"/>
              </w:rPr>
              <w:t xml:space="preserve"> SLA during the initial term of </w:t>
            </w:r>
            <w:r>
              <w:rPr>
                <w:sz w:val="18"/>
                <w:szCs w:val="18"/>
              </w:rPr>
              <w:t xml:space="preserve">their subscription. If Customer </w:t>
            </w:r>
            <w:r w:rsidRPr="00FA6340">
              <w:rPr>
                <w:sz w:val="18"/>
                <w:szCs w:val="18"/>
              </w:rPr>
              <w:t>renew</w:t>
            </w:r>
            <w:r>
              <w:rPr>
                <w:sz w:val="18"/>
                <w:szCs w:val="18"/>
              </w:rPr>
              <w:t xml:space="preserve">s their </w:t>
            </w:r>
            <w:r w:rsidRPr="00FA6340">
              <w:rPr>
                <w:sz w:val="18"/>
                <w:szCs w:val="18"/>
              </w:rPr>
              <w:t>subscription, the</w:t>
            </w:r>
            <w:r>
              <w:rPr>
                <w:sz w:val="18"/>
                <w:szCs w:val="18"/>
              </w:rPr>
              <w:t xml:space="preserve"> then-current</w:t>
            </w:r>
            <w:r w:rsidRPr="00FA6340">
              <w:rPr>
                <w:sz w:val="18"/>
                <w:szCs w:val="18"/>
              </w:rPr>
              <w:t xml:space="preserve"> version of th</w:t>
            </w:r>
            <w:r>
              <w:rPr>
                <w:sz w:val="18"/>
                <w:szCs w:val="18"/>
              </w:rPr>
              <w:t>e</w:t>
            </w:r>
            <w:r w:rsidRPr="00FA6340">
              <w:rPr>
                <w:sz w:val="18"/>
                <w:szCs w:val="18"/>
              </w:rPr>
              <w:t xml:space="preserve"> SLA will apply throughout </w:t>
            </w:r>
            <w:r>
              <w:rPr>
                <w:sz w:val="18"/>
                <w:szCs w:val="18"/>
              </w:rPr>
              <w:t>the</w:t>
            </w:r>
            <w:r w:rsidRPr="00FA6340">
              <w:rPr>
                <w:sz w:val="18"/>
                <w:szCs w:val="18"/>
              </w:rPr>
              <w:t xml:space="preserve"> renewal term. </w:t>
            </w:r>
            <w:r>
              <w:rPr>
                <w:sz w:val="18"/>
                <w:szCs w:val="18"/>
              </w:rPr>
              <w:t xml:space="preserve">Microsoft </w:t>
            </w:r>
            <w:r w:rsidRPr="00FA6340">
              <w:rPr>
                <w:sz w:val="18"/>
                <w:szCs w:val="18"/>
              </w:rPr>
              <w:t>will provide at least 90 days’ notice for adverse material changes to th</w:t>
            </w:r>
            <w:r>
              <w:rPr>
                <w:sz w:val="18"/>
                <w:szCs w:val="18"/>
              </w:rPr>
              <w:t>e</w:t>
            </w:r>
            <w:r w:rsidRPr="00FA6340">
              <w:rPr>
                <w:sz w:val="18"/>
                <w:szCs w:val="18"/>
              </w:rPr>
              <w:t xml:space="preserve"> SLA. </w:t>
            </w:r>
            <w:r>
              <w:rPr>
                <w:sz w:val="18"/>
                <w:szCs w:val="18"/>
              </w:rPr>
              <w:t xml:space="preserve">Customers </w:t>
            </w:r>
            <w:r w:rsidRPr="00FA6340">
              <w:rPr>
                <w:sz w:val="18"/>
                <w:szCs w:val="18"/>
              </w:rPr>
              <w:t>can review the current version of th</w:t>
            </w:r>
            <w:r>
              <w:rPr>
                <w:sz w:val="18"/>
                <w:szCs w:val="18"/>
              </w:rPr>
              <w:t>e</w:t>
            </w:r>
            <w:r w:rsidRPr="00FA6340">
              <w:rPr>
                <w:sz w:val="18"/>
                <w:szCs w:val="18"/>
              </w:rPr>
              <w:t xml:space="preserve"> SLA at any time by visiting </w:t>
            </w:r>
            <w:hyperlink r:id="rId22" w:history="1">
              <w:r w:rsidR="007D5BC7" w:rsidRPr="005459F0">
                <w:rPr>
                  <w:rStyle w:val="Hyperlink"/>
                  <w:sz w:val="18"/>
                  <w:szCs w:val="18"/>
                </w:rPr>
                <w:t>https://aka.ms/CSLA</w:t>
              </w:r>
            </w:hyperlink>
            <w:r w:rsidRPr="00FA6340">
              <w:rPr>
                <w:sz w:val="18"/>
                <w:szCs w:val="18"/>
              </w:rPr>
              <w:t>.</w:t>
            </w:r>
          </w:p>
          <w:p w14:paraId="6CD557BE" w14:textId="77777777" w:rsidR="007D5BC7" w:rsidRDefault="007D5BC7" w:rsidP="00345A8F">
            <w:pPr>
              <w:rPr>
                <w:sz w:val="18"/>
                <w:szCs w:val="18"/>
              </w:rPr>
            </w:pPr>
          </w:p>
          <w:p w14:paraId="4F94064A" w14:textId="77777777" w:rsidR="007D5BC7" w:rsidRPr="00E75E80" w:rsidRDefault="007D5BC7" w:rsidP="00345A8F">
            <w:pPr>
              <w:rPr>
                <w:sz w:val="18"/>
                <w:szCs w:val="18"/>
              </w:rPr>
            </w:pPr>
          </w:p>
          <w:p w14:paraId="7CC21EDE" w14:textId="77777777" w:rsidR="007D5BC7" w:rsidRDefault="007D5BC7" w:rsidP="00345A8F">
            <w:pPr>
              <w:rPr>
                <w:sz w:val="18"/>
                <w:szCs w:val="18"/>
              </w:rPr>
            </w:pPr>
          </w:p>
          <w:p w14:paraId="3E27309F" w14:textId="77777777" w:rsidR="007D5BC7" w:rsidRPr="00811860" w:rsidRDefault="007D5BC7" w:rsidP="00345A8F">
            <w:pPr>
              <w:rPr>
                <w:sz w:val="18"/>
                <w:szCs w:val="18"/>
              </w:rPr>
            </w:pPr>
          </w:p>
        </w:tc>
      </w:tr>
      <w:tr w:rsidR="000B722B" w14:paraId="2C632743" w14:textId="77777777" w:rsidTr="007F64A9">
        <w:trPr>
          <w:trHeight w:val="300"/>
        </w:trPr>
        <w:tc>
          <w:tcPr>
            <w:tcW w:w="535" w:type="dxa"/>
            <w:shd w:val="clear" w:color="auto" w:fill="E8E8E8" w:themeFill="background2"/>
          </w:tcPr>
          <w:p w14:paraId="730BFD9E" w14:textId="77777777" w:rsidR="007D5BC7" w:rsidRPr="00DB3C0F" w:rsidRDefault="007D5BC7" w:rsidP="0063537B">
            <w:pPr>
              <w:pStyle w:val="ListParagraph"/>
              <w:numPr>
                <w:ilvl w:val="0"/>
                <w:numId w:val="12"/>
              </w:numPr>
              <w:ind w:left="420"/>
              <w:rPr>
                <w:b/>
                <w:bCs/>
                <w:sz w:val="18"/>
                <w:szCs w:val="18"/>
              </w:rPr>
            </w:pPr>
          </w:p>
        </w:tc>
        <w:tc>
          <w:tcPr>
            <w:tcW w:w="1486" w:type="dxa"/>
          </w:tcPr>
          <w:p w14:paraId="2E0D8179" w14:textId="77777777" w:rsidR="007D5BC7" w:rsidRPr="00055F95" w:rsidRDefault="00660C28" w:rsidP="00345A8F">
            <w:pPr>
              <w:rPr>
                <w:sz w:val="18"/>
                <w:szCs w:val="18"/>
              </w:rPr>
            </w:pPr>
            <w:r w:rsidRPr="00055F95">
              <w:rPr>
                <w:sz w:val="18"/>
                <w:szCs w:val="18"/>
              </w:rPr>
              <w:t>Art 30(3)(b)</w:t>
            </w:r>
          </w:p>
        </w:tc>
        <w:tc>
          <w:tcPr>
            <w:tcW w:w="3734" w:type="dxa"/>
          </w:tcPr>
          <w:p w14:paraId="572CD3B3" w14:textId="77777777" w:rsidR="007D5BC7" w:rsidRDefault="00660C28" w:rsidP="00345A8F">
            <w:pPr>
              <w:rPr>
                <w:rFonts w:eastAsia="Times New Roman" w:cs="EUAlbertina"/>
                <w:color w:val="000000"/>
                <w:sz w:val="18"/>
                <w:szCs w:val="18"/>
              </w:rPr>
            </w:pPr>
            <w:r w:rsidRPr="4D99140F">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6DC26493" w14:textId="77777777" w:rsidR="007D5BC7" w:rsidRDefault="007D5BC7" w:rsidP="00345A8F">
            <w:pPr>
              <w:rPr>
                <w:sz w:val="18"/>
                <w:szCs w:val="18"/>
              </w:rPr>
            </w:pPr>
          </w:p>
          <w:p w14:paraId="5599407B" w14:textId="77777777" w:rsidR="007D5BC7" w:rsidRPr="00055F95" w:rsidRDefault="00660C28" w:rsidP="00345A8F">
            <w:pPr>
              <w:rPr>
                <w:sz w:val="18"/>
                <w:szCs w:val="18"/>
              </w:rPr>
            </w:pPr>
            <w:r w:rsidRPr="00055F95">
              <w:rPr>
                <w:sz w:val="18"/>
                <w:szCs w:val="18"/>
              </w:rPr>
              <w:t xml:space="preserve">(b) </w:t>
            </w:r>
            <w:r w:rsidRPr="00055F95">
              <w:rPr>
                <w:rFonts w:eastAsia="Times New Roman" w:cs="EUAlbertina"/>
                <w:color w:val="000000"/>
                <w:sz w:val="18"/>
                <w:szCs w:val="18"/>
                <w:lang w:val="x-none"/>
              </w:rPr>
              <w:t>notice periods and reporting obligations of the ICT third-party service provider to the financial entity, including notification of any development that might have a material impact on the ICT third-party service provider’s ability to effectively provide the ICT services supporting critical or important functions in line with agreed service levels.</w:t>
            </w:r>
          </w:p>
        </w:tc>
        <w:tc>
          <w:tcPr>
            <w:tcW w:w="1710" w:type="dxa"/>
          </w:tcPr>
          <w:p w14:paraId="734B89DE" w14:textId="77777777" w:rsidR="007D5BC7" w:rsidRDefault="00660C28" w:rsidP="00345A8F">
            <w:pPr>
              <w:rPr>
                <w:sz w:val="18"/>
                <w:szCs w:val="18"/>
              </w:rPr>
            </w:pPr>
            <w:r>
              <w:rPr>
                <w:sz w:val="18"/>
                <w:szCs w:val="18"/>
              </w:rPr>
              <w:t>- DORA Supplement</w:t>
            </w:r>
          </w:p>
          <w:p w14:paraId="33F50C06" w14:textId="77777777" w:rsidR="007D5BC7" w:rsidRDefault="00660C28" w:rsidP="00345A8F">
            <w:pPr>
              <w:rPr>
                <w:sz w:val="18"/>
                <w:szCs w:val="18"/>
              </w:rPr>
            </w:pPr>
            <w:r>
              <w:rPr>
                <w:sz w:val="18"/>
                <w:szCs w:val="18"/>
              </w:rPr>
              <w:t>- M</w:t>
            </w:r>
            <w:r w:rsidR="00B006FE">
              <w:rPr>
                <w:sz w:val="18"/>
                <w:szCs w:val="18"/>
              </w:rPr>
              <w:t>850</w:t>
            </w:r>
            <w:r>
              <w:rPr>
                <w:sz w:val="18"/>
                <w:szCs w:val="18"/>
              </w:rPr>
              <w:t xml:space="preserve">  </w:t>
            </w:r>
          </w:p>
          <w:p w14:paraId="5ADB1E1E" w14:textId="77777777" w:rsidR="007D5BC7" w:rsidRDefault="00660C28" w:rsidP="00345A8F">
            <w:pPr>
              <w:rPr>
                <w:sz w:val="18"/>
                <w:szCs w:val="18"/>
              </w:rPr>
            </w:pPr>
            <w:r>
              <w:rPr>
                <w:sz w:val="18"/>
                <w:szCs w:val="18"/>
              </w:rPr>
              <w:t>- DPA</w:t>
            </w:r>
          </w:p>
          <w:p w14:paraId="231F39DF" w14:textId="77777777" w:rsidR="007D5BC7" w:rsidRPr="00CC0065" w:rsidRDefault="00660C28" w:rsidP="00345A8F">
            <w:pPr>
              <w:rPr>
                <w:sz w:val="18"/>
                <w:szCs w:val="18"/>
              </w:rPr>
            </w:pPr>
            <w:r>
              <w:rPr>
                <w:sz w:val="18"/>
                <w:szCs w:val="18"/>
              </w:rPr>
              <w:t>- Service Level Agreement</w:t>
            </w:r>
          </w:p>
        </w:tc>
        <w:tc>
          <w:tcPr>
            <w:tcW w:w="7650" w:type="dxa"/>
          </w:tcPr>
          <w:p w14:paraId="7FFBD2BC" w14:textId="77777777" w:rsidR="007D5BC7" w:rsidRDefault="00660C28" w:rsidP="00345A8F">
            <w:pPr>
              <w:rPr>
                <w:b/>
                <w:bCs/>
                <w:sz w:val="18"/>
                <w:szCs w:val="18"/>
              </w:rPr>
            </w:pPr>
            <w:r>
              <w:rPr>
                <w:b/>
                <w:bCs/>
                <w:sz w:val="18"/>
                <w:szCs w:val="18"/>
              </w:rPr>
              <w:t xml:space="preserve">DORA Supplement: </w:t>
            </w:r>
          </w:p>
          <w:p w14:paraId="7AD0755F" w14:textId="77777777" w:rsidR="007D5BC7" w:rsidRPr="007D5BC7" w:rsidRDefault="00660C28" w:rsidP="007D5BC7">
            <w:pPr>
              <w:ind w:left="258"/>
              <w:rPr>
                <w:sz w:val="18"/>
                <w:szCs w:val="18"/>
                <w:u w:val="single"/>
              </w:rPr>
            </w:pPr>
            <w:r w:rsidRPr="001426D8">
              <w:rPr>
                <w:sz w:val="18"/>
                <w:szCs w:val="18"/>
                <w:u w:val="single"/>
              </w:rPr>
              <w:t xml:space="preserve">Section </w:t>
            </w:r>
            <w:r>
              <w:rPr>
                <w:sz w:val="18"/>
                <w:szCs w:val="18"/>
                <w:u w:val="single"/>
              </w:rPr>
              <w:t>5</w:t>
            </w:r>
            <w:r w:rsidRPr="001426D8">
              <w:rPr>
                <w:sz w:val="18"/>
                <w:szCs w:val="18"/>
                <w:u w:val="single"/>
              </w:rPr>
              <w:t xml:space="preserve">.1 </w:t>
            </w:r>
          </w:p>
          <w:p w14:paraId="2A33C01D" w14:textId="77777777" w:rsidR="007D5BC7" w:rsidRDefault="00660C28" w:rsidP="00345A8F">
            <w:pPr>
              <w:ind w:left="258"/>
              <w:rPr>
                <w:sz w:val="18"/>
                <w:szCs w:val="18"/>
              </w:rPr>
            </w:pPr>
            <w:r w:rsidRPr="007D5BC7">
              <w:rPr>
                <w:b/>
                <w:bCs/>
                <w:sz w:val="18"/>
                <w:szCs w:val="18"/>
              </w:rPr>
              <w:t xml:space="preserve">Assistance for ICT Incidents. </w:t>
            </w:r>
            <w:r w:rsidRPr="007D5BC7">
              <w:rPr>
                <w:sz w:val="18"/>
                <w:szCs w:val="18"/>
              </w:rPr>
              <w:t>Microsoft will provide the Customer with reasonable assistance with respect to an ICT Incident at a cost determined pursuant to Microsoft’s published support offerings current as of the date of the ICT Incident. In addition to Microsoft’s commitments regarding Security Incident notification, Microsoft will notify Customer if Microsoft becomes aware of a development that Microsoft determines may have a material impact on Microsoft’s ability to provide the Critical or Important Online Services in conformance with applicable service level agreements.</w:t>
            </w:r>
          </w:p>
          <w:p w14:paraId="1E5DE317" w14:textId="77777777" w:rsidR="007D5BC7" w:rsidRDefault="007D5BC7" w:rsidP="00345A8F">
            <w:pPr>
              <w:ind w:left="258"/>
              <w:rPr>
                <w:sz w:val="18"/>
                <w:szCs w:val="18"/>
              </w:rPr>
            </w:pPr>
          </w:p>
          <w:p w14:paraId="12DDB8EF" w14:textId="77777777" w:rsidR="007D5BC7" w:rsidRPr="00F62E47" w:rsidRDefault="00660C28" w:rsidP="00345A8F">
            <w:pPr>
              <w:rPr>
                <w:b/>
                <w:bCs/>
                <w:sz w:val="18"/>
                <w:szCs w:val="18"/>
              </w:rPr>
            </w:pPr>
            <w:r w:rsidRPr="009933CD">
              <w:rPr>
                <w:b/>
                <w:bCs/>
                <w:sz w:val="18"/>
                <w:szCs w:val="18"/>
              </w:rPr>
              <w:t>M</w:t>
            </w:r>
            <w:r w:rsidR="00E83FA2">
              <w:rPr>
                <w:b/>
                <w:bCs/>
                <w:sz w:val="18"/>
                <w:szCs w:val="18"/>
              </w:rPr>
              <w:t>850</w:t>
            </w:r>
            <w:r w:rsidRPr="009933CD">
              <w:rPr>
                <w:b/>
                <w:bCs/>
                <w:sz w:val="18"/>
                <w:szCs w:val="18"/>
              </w:rPr>
              <w:t xml:space="preserve">: </w:t>
            </w:r>
          </w:p>
          <w:p w14:paraId="5F0C588D" w14:textId="77777777" w:rsidR="007D5BC7" w:rsidRPr="009933CD" w:rsidRDefault="00660C28" w:rsidP="00345A8F">
            <w:pPr>
              <w:ind w:left="258"/>
              <w:rPr>
                <w:sz w:val="18"/>
                <w:szCs w:val="18"/>
                <w:u w:val="single"/>
              </w:rPr>
            </w:pPr>
            <w:r w:rsidRPr="009933CD">
              <w:rPr>
                <w:sz w:val="18"/>
                <w:szCs w:val="18"/>
                <w:u w:val="single"/>
              </w:rPr>
              <w:t>Section 7(</w:t>
            </w:r>
            <w:r w:rsidR="00E83FA2">
              <w:rPr>
                <w:sz w:val="18"/>
                <w:szCs w:val="18"/>
                <w:u w:val="single"/>
              </w:rPr>
              <w:t>b</w:t>
            </w:r>
            <w:r w:rsidRPr="009933CD">
              <w:rPr>
                <w:sz w:val="18"/>
                <w:szCs w:val="18"/>
                <w:u w:val="single"/>
              </w:rPr>
              <w:t>)</w:t>
            </w:r>
          </w:p>
          <w:p w14:paraId="77AE0E1C" w14:textId="77777777" w:rsidR="007D5BC7" w:rsidRPr="005D37B9" w:rsidRDefault="00660C28" w:rsidP="007E1416">
            <w:pPr>
              <w:ind w:left="273"/>
              <w:rPr>
                <w:sz w:val="18"/>
                <w:szCs w:val="18"/>
              </w:rPr>
            </w:pPr>
            <w:r w:rsidRPr="005D37B9">
              <w:rPr>
                <w:sz w:val="18"/>
                <w:szCs w:val="18"/>
              </w:rPr>
              <w:t xml:space="preserve">c. </w:t>
            </w:r>
            <w:r w:rsidRPr="005D37B9">
              <w:rPr>
                <w:b/>
                <w:bCs/>
                <w:sz w:val="18"/>
                <w:szCs w:val="18"/>
              </w:rPr>
              <w:t>Computer-Security Incident Notification</w:t>
            </w:r>
            <w:r w:rsidRPr="005D37B9">
              <w:rPr>
                <w:sz w:val="18"/>
                <w:szCs w:val="18"/>
              </w:rPr>
              <w:t>. 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will provide notice as soon as possible to a Customer-designated point of contact affected by the computer-security incident. Customer</w:t>
            </w:r>
            <w:r w:rsidR="00542B4A">
              <w:rPr>
                <w:sz w:val="18"/>
                <w:szCs w:val="18"/>
              </w:rPr>
              <w:t>, as FS Agent,</w:t>
            </w:r>
            <w:r w:rsidRPr="005D37B9">
              <w:rPr>
                <w:sz w:val="18"/>
                <w:szCs w:val="18"/>
              </w:rPr>
              <w:t xml:space="preserve"> is responsible for maintaining accurate contact information for any Online Services associated with the Enrollment</w:t>
            </w:r>
            <w:r w:rsidR="00542B4A">
              <w:rPr>
                <w:sz w:val="18"/>
                <w:szCs w:val="18"/>
              </w:rPr>
              <w:t xml:space="preserve"> for the benefit of FS Entities</w:t>
            </w:r>
            <w:r w:rsidRPr="005D37B9">
              <w:rPr>
                <w:sz w:val="18"/>
                <w:szCs w:val="18"/>
              </w:rPr>
              <w:t xml:space="preserve">. Notice may be provided to Customer by means selected by Microsoft, which may include via email or telephone communication. For purposes of this Amendment, “computer-security incident” means an occurrence that results in actual harm to an information </w:t>
            </w:r>
            <w:proofErr w:type="gramStart"/>
            <w:r w:rsidRPr="005D37B9">
              <w:rPr>
                <w:sz w:val="18"/>
                <w:szCs w:val="18"/>
              </w:rPr>
              <w:t>system</w:t>
            </w:r>
            <w:proofErr w:type="gramEnd"/>
            <w:r w:rsidRPr="005D37B9">
              <w:rPr>
                <w:sz w:val="18"/>
                <w:szCs w:val="18"/>
              </w:rPr>
              <w:t xml:space="preserve"> or the information contained within it (as defined in the Office of the Comptroller of the Currency, Computer-Security Incident Notification Requirements for Banking Organizations and Their Bank Service Providers, 86 FR 66424 (Nov. 23, 2021)).</w:t>
            </w:r>
          </w:p>
          <w:p w14:paraId="6B602FCC" w14:textId="77777777" w:rsidR="007D5BC7" w:rsidRDefault="007D5BC7" w:rsidP="00345A8F">
            <w:pPr>
              <w:ind w:left="258"/>
              <w:rPr>
                <w:sz w:val="18"/>
                <w:szCs w:val="18"/>
              </w:rPr>
            </w:pPr>
          </w:p>
          <w:p w14:paraId="6416870A" w14:textId="77777777" w:rsidR="007D5BC7" w:rsidRDefault="00660C28" w:rsidP="00345A8F">
            <w:pPr>
              <w:ind w:left="258"/>
              <w:rPr>
                <w:sz w:val="18"/>
                <w:szCs w:val="18"/>
                <w:u w:val="single"/>
              </w:rPr>
            </w:pPr>
            <w:r w:rsidRPr="00AE51CF">
              <w:rPr>
                <w:sz w:val="18"/>
                <w:szCs w:val="18"/>
                <w:u w:val="single"/>
              </w:rPr>
              <w:t>Section 8</w:t>
            </w:r>
          </w:p>
          <w:p w14:paraId="4F47740E" w14:textId="77777777" w:rsidR="007D5BC7" w:rsidRDefault="00660C28" w:rsidP="00345A8F">
            <w:pPr>
              <w:ind w:left="258"/>
              <w:rPr>
                <w:sz w:val="18"/>
                <w:szCs w:val="18"/>
              </w:rPr>
            </w:pPr>
            <w:r w:rsidRPr="002A509F">
              <w:rPr>
                <w:sz w:val="18"/>
                <w:szCs w:val="18"/>
              </w:rPr>
              <w:t xml:space="preserve">See </w:t>
            </w:r>
            <w:r w:rsidRPr="00AE51CF">
              <w:rPr>
                <w:sz w:val="18"/>
                <w:szCs w:val="18"/>
              </w:rPr>
              <w:t>Section 8 (Business Continuity of Online Services)</w:t>
            </w:r>
            <w:r>
              <w:rPr>
                <w:sz w:val="18"/>
                <w:szCs w:val="18"/>
              </w:rPr>
              <w:t xml:space="preserve">, which details Microsoft’s commitments </w:t>
            </w:r>
            <w:proofErr w:type="gramStart"/>
            <w:r>
              <w:rPr>
                <w:sz w:val="18"/>
                <w:szCs w:val="18"/>
              </w:rPr>
              <w:t>on</w:t>
            </w:r>
            <w:proofErr w:type="gramEnd"/>
            <w:r>
              <w:rPr>
                <w:sz w:val="18"/>
                <w:szCs w:val="18"/>
              </w:rPr>
              <w:t xml:space="preserve"> business continuity measures and testing. </w:t>
            </w:r>
          </w:p>
          <w:p w14:paraId="033C2CBC" w14:textId="77777777" w:rsidR="007D5BC7" w:rsidRDefault="007D5BC7" w:rsidP="00345A8F">
            <w:pPr>
              <w:ind w:left="258"/>
              <w:rPr>
                <w:sz w:val="18"/>
                <w:szCs w:val="18"/>
              </w:rPr>
            </w:pPr>
          </w:p>
          <w:p w14:paraId="368CCE23" w14:textId="77777777" w:rsidR="007D5BC7" w:rsidRDefault="00660C28" w:rsidP="00345A8F">
            <w:pPr>
              <w:rPr>
                <w:b/>
                <w:bCs/>
                <w:sz w:val="18"/>
                <w:szCs w:val="18"/>
              </w:rPr>
            </w:pPr>
            <w:r>
              <w:rPr>
                <w:b/>
                <w:bCs/>
                <w:sz w:val="18"/>
                <w:szCs w:val="18"/>
              </w:rPr>
              <w:t xml:space="preserve">DPA: </w:t>
            </w:r>
          </w:p>
          <w:p w14:paraId="52CCE424" w14:textId="77777777" w:rsidR="007D5BC7" w:rsidRPr="006756FC" w:rsidRDefault="00660C28" w:rsidP="00345A8F">
            <w:pPr>
              <w:pStyle w:val="ProductList-SubSubSectionHeading"/>
              <w:keepNext/>
              <w:spacing w:after="120"/>
              <w:ind w:left="258"/>
              <w:outlineLvl w:val="1"/>
              <w:rPr>
                <w:b w:val="0"/>
                <w:bCs/>
                <w:color w:val="auto"/>
                <w:u w:val="single"/>
              </w:rPr>
            </w:pPr>
            <w:bookmarkStart w:id="5" w:name="_Toc507768554"/>
            <w:bookmarkStart w:id="6" w:name="_Toc8395014"/>
            <w:bookmarkStart w:id="7" w:name="_Toc6563803"/>
            <w:bookmarkStart w:id="8" w:name="_Toc21617021"/>
            <w:bookmarkStart w:id="9" w:name="_Toc26972854"/>
            <w:bookmarkStart w:id="10" w:name="_Toc149760392"/>
            <w:r w:rsidRPr="006756FC">
              <w:rPr>
                <w:b w:val="0"/>
                <w:bCs/>
                <w:color w:val="auto"/>
                <w:u w:val="single"/>
              </w:rPr>
              <w:t>Security Incident Notification</w:t>
            </w:r>
            <w:bookmarkStart w:id="11" w:name="_Hlk504328309"/>
            <w:bookmarkEnd w:id="5"/>
            <w:bookmarkEnd w:id="6"/>
            <w:bookmarkEnd w:id="7"/>
            <w:bookmarkEnd w:id="8"/>
            <w:bookmarkEnd w:id="9"/>
            <w:bookmarkEnd w:id="10"/>
            <w:r>
              <w:rPr>
                <w:b w:val="0"/>
                <w:bCs/>
                <w:color w:val="auto"/>
                <w:u w:val="single"/>
              </w:rPr>
              <w:br/>
            </w:r>
            <w:r w:rsidRPr="006756FC">
              <w:rPr>
                <w:b w:val="0"/>
                <w:bCs/>
                <w:color w:val="auto"/>
              </w:rPr>
              <w:t>If Microsoft becomes aware of a breach of security leading to the accidental or unlawful destruction, loss, alteration, unauthorized disclosure of, or access to Customer Data, Professional Services Data, or Personal Data while processed by Microsoft (each a “Security Incident”)</w:t>
            </w:r>
            <w:bookmarkEnd w:id="11"/>
            <w:r w:rsidRPr="006756FC">
              <w:rPr>
                <w:b w:val="0"/>
                <w:bCs/>
                <w:color w:val="auto"/>
              </w:rPr>
              <w: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1959183D" w14:textId="77777777" w:rsidR="007D5BC7" w:rsidRPr="006366A8" w:rsidRDefault="00660C28" w:rsidP="00345A8F">
            <w:pPr>
              <w:pStyle w:val="ProductList-Body"/>
              <w:spacing w:after="120"/>
              <w:ind w:left="258"/>
            </w:pPr>
            <w:r w:rsidRPr="00B1353B">
              <w:t xml:space="preserve">Notification(s) of Security Incidents will be delivered to </w:t>
            </w:r>
            <w:proofErr w:type="gramStart"/>
            <w:r w:rsidRPr="00B1353B">
              <w:t>Customer</w:t>
            </w:r>
            <w:proofErr w:type="gramEnd"/>
            <w:r w:rsidRPr="00B1353B">
              <w:t xml:space="preserve"> by any means Microsoft selects, including via email. It is Customer’s sole responsibility to ensure Customer maintains accurate contact information </w:t>
            </w:r>
            <w:r>
              <w:t>with Microsoft for</w:t>
            </w:r>
            <w:r w:rsidRPr="00B1353B">
              <w:t xml:space="preserve"> each applicable Product</w:t>
            </w:r>
            <w:r w:rsidRPr="00C35BD5">
              <w:t xml:space="preserve"> and Professional Service</w:t>
            </w:r>
            <w:r w:rsidRPr="00B1353B">
              <w:t xml:space="preserve">. Customer is solely responsible for complying with </w:t>
            </w:r>
            <w:proofErr w:type="gramStart"/>
            <w:r w:rsidRPr="00B1353B">
              <w:t>its</w:t>
            </w:r>
            <w:proofErr w:type="gramEnd"/>
            <w:r w:rsidRPr="00B1353B">
              <w:t xml:space="preserve"> obligations under incident notification laws applicable to Customer and fulfilling any third-party notification obligations related to any Security Incident.</w:t>
            </w:r>
          </w:p>
          <w:p w14:paraId="0A03A9DD" w14:textId="77777777" w:rsidR="007D5BC7" w:rsidRPr="006366A8" w:rsidRDefault="00660C28" w:rsidP="00345A8F">
            <w:pPr>
              <w:pStyle w:val="ProductList-Body"/>
              <w:spacing w:after="120"/>
              <w:ind w:left="258"/>
            </w:pPr>
            <w:r w:rsidRPr="006366A8">
              <w:t>Microsoft shall make reasonable efforts to assist Customer in fulfilling Customer’s obligation under GDPR Article 33 or other applicable law or regulation to notify the relevant supervisory authority and data subjects about such Security Incident.</w:t>
            </w:r>
          </w:p>
          <w:p w14:paraId="4998449F" w14:textId="77777777" w:rsidR="007D5BC7" w:rsidRPr="006366A8" w:rsidRDefault="00660C28" w:rsidP="00345A8F">
            <w:pPr>
              <w:pStyle w:val="ProductList-Body"/>
              <w:spacing w:after="120"/>
              <w:ind w:left="258"/>
            </w:pPr>
            <w:r w:rsidRPr="006366A8">
              <w:t xml:space="preserve">Microsoft’s notification of </w:t>
            </w:r>
            <w:proofErr w:type="gramStart"/>
            <w:r w:rsidRPr="006366A8">
              <w:t>or</w:t>
            </w:r>
            <w:proofErr w:type="gramEnd"/>
            <w:r w:rsidRPr="006366A8">
              <w:t xml:space="preserve"> response to a Security Incident under this section is not an acknowledgement by Microsoft of any fault or liability with respect to the Security Incident.</w:t>
            </w:r>
          </w:p>
          <w:p w14:paraId="718D7095" w14:textId="77777777" w:rsidR="007D5BC7" w:rsidRPr="00373F90" w:rsidRDefault="00660C28" w:rsidP="00345A8F">
            <w:pPr>
              <w:pStyle w:val="ProductList-Body"/>
              <w:spacing w:after="120"/>
              <w:ind w:left="258"/>
            </w:pPr>
            <w:r w:rsidRPr="00B1353B">
              <w:t xml:space="preserve">Customer must notify Microsoft promptly about any possible misuse of its accounts or authentication credentials or any security incident related to </w:t>
            </w:r>
            <w:r w:rsidRPr="00C35BD5">
              <w:t>the</w:t>
            </w:r>
            <w:r w:rsidRPr="00B1353B">
              <w:t xml:space="preserve"> Products and Services.</w:t>
            </w:r>
          </w:p>
          <w:p w14:paraId="5A2508C0" w14:textId="77777777" w:rsidR="007D5BC7" w:rsidRPr="0024090C" w:rsidRDefault="00660C28" w:rsidP="00345A8F">
            <w:pPr>
              <w:pStyle w:val="ProductList-Body"/>
              <w:spacing w:after="120"/>
              <w:ind w:left="258"/>
              <w:rPr>
                <w:szCs w:val="18"/>
              </w:rPr>
            </w:pPr>
            <w:r w:rsidRPr="0024090C">
              <w:rPr>
                <w:szCs w:val="18"/>
                <w:u w:val="single"/>
              </w:rPr>
              <w:t>Appendix A – Security Measures</w:t>
            </w:r>
          </w:p>
          <w:tbl>
            <w:tblPr>
              <w:tblStyle w:val="TableGrid"/>
              <w:tblW w:w="3456" w:type="dxa"/>
              <w:tblInd w:w="258" w:type="dxa"/>
              <w:tblLayout w:type="fixed"/>
              <w:tblLook w:val="04A0" w:firstRow="1" w:lastRow="0" w:firstColumn="1" w:lastColumn="0" w:noHBand="0" w:noVBand="1"/>
            </w:tblPr>
            <w:tblGrid>
              <w:gridCol w:w="1152"/>
              <w:gridCol w:w="2304"/>
            </w:tblGrid>
            <w:tr w:rsidR="000B722B" w14:paraId="317B0902" w14:textId="77777777">
              <w:trPr>
                <w:trHeight w:val="179"/>
              </w:trPr>
              <w:tc>
                <w:tcPr>
                  <w:tcW w:w="1152" w:type="dxa"/>
                </w:tcPr>
                <w:p w14:paraId="59CD9B12" w14:textId="77777777" w:rsidR="007D5BC7" w:rsidRPr="00F67CC9" w:rsidRDefault="00660C28" w:rsidP="0063537B">
                  <w:pPr>
                    <w:pStyle w:val="ProductList-Body"/>
                    <w:framePr w:hSpace="180" w:wrap="around" w:vAnchor="text" w:hAnchor="margin" w:y="268"/>
                    <w:spacing w:after="120"/>
                    <w:rPr>
                      <w:b/>
                      <w:bCs/>
                      <w:sz w:val="16"/>
                      <w:szCs w:val="16"/>
                    </w:rPr>
                  </w:pPr>
                  <w:r w:rsidRPr="00F67CC9">
                    <w:rPr>
                      <w:b/>
                      <w:bCs/>
                      <w:sz w:val="16"/>
                      <w:szCs w:val="16"/>
                    </w:rPr>
                    <w:t>Domain</w:t>
                  </w:r>
                </w:p>
              </w:tc>
              <w:tc>
                <w:tcPr>
                  <w:tcW w:w="2304" w:type="dxa"/>
                </w:tcPr>
                <w:p w14:paraId="3FC2DBE7" w14:textId="77777777" w:rsidR="007D5BC7" w:rsidRPr="00F67CC9" w:rsidRDefault="00660C28" w:rsidP="0063537B">
                  <w:pPr>
                    <w:pStyle w:val="ProductList-Body"/>
                    <w:framePr w:hSpace="180" w:wrap="around" w:vAnchor="text" w:hAnchor="margin" w:y="268"/>
                    <w:spacing w:after="120"/>
                    <w:rPr>
                      <w:b/>
                      <w:bCs/>
                      <w:sz w:val="16"/>
                      <w:szCs w:val="16"/>
                    </w:rPr>
                  </w:pPr>
                  <w:r w:rsidRPr="00F67CC9">
                    <w:rPr>
                      <w:b/>
                      <w:bCs/>
                      <w:sz w:val="16"/>
                      <w:szCs w:val="16"/>
                    </w:rPr>
                    <w:t>Practices</w:t>
                  </w:r>
                </w:p>
              </w:tc>
            </w:tr>
            <w:tr w:rsidR="000B722B" w14:paraId="0D3A46E8" w14:textId="77777777">
              <w:trPr>
                <w:trHeight w:val="317"/>
              </w:trPr>
              <w:tc>
                <w:tcPr>
                  <w:tcW w:w="1152" w:type="dxa"/>
                </w:tcPr>
                <w:p w14:paraId="58154E44" w14:textId="77777777" w:rsidR="007D5BC7" w:rsidRPr="00F67CC9" w:rsidRDefault="00660C28" w:rsidP="0063537B">
                  <w:pPr>
                    <w:pStyle w:val="ProductList-Body"/>
                    <w:framePr w:hSpace="180" w:wrap="around" w:vAnchor="text" w:hAnchor="margin" w:y="268"/>
                    <w:spacing w:after="120"/>
                    <w:rPr>
                      <w:sz w:val="16"/>
                      <w:szCs w:val="16"/>
                    </w:rPr>
                  </w:pPr>
                  <w:r w:rsidRPr="00F67CC9">
                    <w:rPr>
                      <w:sz w:val="16"/>
                      <w:szCs w:val="16"/>
                    </w:rPr>
                    <w:t>Information Security Incident Management</w:t>
                  </w:r>
                </w:p>
              </w:tc>
              <w:tc>
                <w:tcPr>
                  <w:tcW w:w="2304" w:type="dxa"/>
                </w:tcPr>
                <w:p w14:paraId="44687DEA" w14:textId="77777777" w:rsidR="007D5BC7" w:rsidRPr="00F7509B" w:rsidRDefault="00660C28" w:rsidP="0063537B">
                  <w:pPr>
                    <w:keepNext/>
                    <w:framePr w:hSpace="180" w:wrap="around" w:vAnchor="text" w:hAnchor="margin" w:y="268"/>
                    <w:tabs>
                      <w:tab w:val="left" w:pos="158"/>
                    </w:tabs>
                    <w:spacing w:after="120"/>
                    <w:rPr>
                      <w:rFonts w:eastAsia="Calibri" w:cs="Arial"/>
                      <w:b/>
                      <w:sz w:val="16"/>
                      <w:szCs w:val="16"/>
                      <w:lang w:eastAsia="en-US"/>
                    </w:rPr>
                  </w:pPr>
                  <w:r w:rsidRPr="00F7509B">
                    <w:rPr>
                      <w:rFonts w:eastAsia="Calibri" w:cs="Arial"/>
                      <w:b/>
                      <w:sz w:val="16"/>
                      <w:szCs w:val="16"/>
                      <w:lang w:eastAsia="en-US"/>
                    </w:rPr>
                    <w:t>Incident Response Process</w:t>
                  </w:r>
                </w:p>
                <w:p w14:paraId="77B35378" w14:textId="77777777" w:rsidR="007D5BC7" w:rsidRPr="00F7509B" w:rsidRDefault="00660C28" w:rsidP="0063537B">
                  <w:pPr>
                    <w:framePr w:hSpace="180" w:wrap="around" w:vAnchor="text" w:hAnchor="margin" w:y="268"/>
                    <w:tabs>
                      <w:tab w:val="left" w:pos="158"/>
                    </w:tabs>
                    <w:spacing w:after="120"/>
                    <w:ind w:left="162" w:hanging="162"/>
                    <w:rPr>
                      <w:rFonts w:eastAsia="Calibri" w:cs="Arial"/>
                      <w:color w:val="000000"/>
                      <w:sz w:val="16"/>
                      <w:szCs w:val="22"/>
                      <w:lang w:eastAsia="en-US"/>
                    </w:rPr>
                  </w:pPr>
                  <w:r w:rsidRPr="00F7509B">
                    <w:rPr>
                      <w:rFonts w:eastAsia="Calibri" w:cs="Arial"/>
                      <w:sz w:val="16"/>
                      <w:szCs w:val="16"/>
                      <w:lang w:eastAsia="en-US"/>
                    </w:rPr>
                    <w:t>-</w:t>
                  </w:r>
                  <w:r w:rsidRPr="00F7509B">
                    <w:rPr>
                      <w:rFonts w:eastAsia="Calibri" w:cs="Arial"/>
                      <w:sz w:val="16"/>
                      <w:szCs w:val="16"/>
                      <w:lang w:eastAsia="en-US"/>
                    </w:rPr>
                    <w:tab/>
                    <w:t xml:space="preserve">Microsoft maintains a record of security breaches with a description of the breach, the </w:t>
                  </w:r>
                  <w:proofErr w:type="gramStart"/>
                  <w:r w:rsidRPr="00F7509B">
                    <w:rPr>
                      <w:rFonts w:eastAsia="Calibri" w:cs="Arial"/>
                      <w:sz w:val="16"/>
                      <w:szCs w:val="16"/>
                      <w:lang w:eastAsia="en-US"/>
                    </w:rPr>
                    <w:t>time period</w:t>
                  </w:r>
                  <w:proofErr w:type="gramEnd"/>
                  <w:r w:rsidRPr="00F7509B">
                    <w:rPr>
                      <w:rFonts w:eastAsia="Calibri" w:cs="Arial"/>
                      <w:sz w:val="16"/>
                      <w:szCs w:val="16"/>
                      <w:lang w:eastAsia="en-US"/>
                    </w:rPr>
                    <w:t xml:space="preserve">, the consequences of the breach, the name of the reporter, and to whom the breach was reported, and the </w:t>
                  </w:r>
                  <w:r w:rsidRPr="00F7509B">
                    <w:rPr>
                      <w:rFonts w:eastAsia="Calibri" w:cs="Arial"/>
                      <w:color w:val="000000"/>
                      <w:sz w:val="16"/>
                      <w:szCs w:val="22"/>
                      <w:lang w:eastAsia="en-US"/>
                    </w:rPr>
                    <w:t>procedure for recovering data.</w:t>
                  </w:r>
                </w:p>
                <w:p w14:paraId="35961E27" w14:textId="77777777" w:rsidR="007D5BC7" w:rsidRPr="00F7509B" w:rsidRDefault="00660C28" w:rsidP="0063537B">
                  <w:pPr>
                    <w:framePr w:hSpace="180" w:wrap="around" w:vAnchor="text" w:hAnchor="margin" w:y="268"/>
                    <w:tabs>
                      <w:tab w:val="left" w:pos="158"/>
                    </w:tabs>
                    <w:spacing w:after="120"/>
                    <w:ind w:left="162" w:hanging="162"/>
                    <w:rPr>
                      <w:rFonts w:eastAsia="Calibri" w:cs="Arial"/>
                      <w:color w:val="000000"/>
                      <w:sz w:val="16"/>
                      <w:szCs w:val="16"/>
                      <w:lang w:eastAsia="en-US"/>
                    </w:rPr>
                  </w:pPr>
                  <w:r w:rsidRPr="00F7509B">
                    <w:rPr>
                      <w:rFonts w:eastAsia="Calibri" w:cs="Arial"/>
                      <w:color w:val="000000"/>
                      <w:sz w:val="16"/>
                      <w:szCs w:val="16"/>
                      <w:lang w:eastAsia="en-US"/>
                    </w:rPr>
                    <w:t>-</w:t>
                  </w:r>
                  <w:r w:rsidRPr="00F7509B">
                    <w:rPr>
                      <w:rFonts w:eastAsia="Calibri" w:cs="Arial"/>
                      <w:color w:val="000000"/>
                      <w:sz w:val="16"/>
                      <w:szCs w:val="16"/>
                      <w:lang w:eastAsia="en-US"/>
                    </w:rPr>
                    <w:tab/>
                    <w:t>For each security breach that is a Security Incident, notification by Microsoft (as described in the “Security Incident Notification” section above) will be made without undue delay and, in any event, within 72 hours</w:t>
                  </w:r>
                  <w:r w:rsidRPr="00F7509B">
                    <w:rPr>
                      <w:rFonts w:eastAsia="Calibri" w:cs="Arial"/>
                      <w:iCs/>
                      <w:color w:val="000000"/>
                      <w:sz w:val="16"/>
                      <w:szCs w:val="16"/>
                      <w:lang w:eastAsia="en-US"/>
                    </w:rPr>
                    <w:t>.</w:t>
                  </w:r>
                </w:p>
                <w:p w14:paraId="5B0F85DF" w14:textId="77777777" w:rsidR="007D5BC7" w:rsidRPr="00F7509B" w:rsidRDefault="00660C28" w:rsidP="0063537B">
                  <w:pPr>
                    <w:framePr w:hSpace="180" w:wrap="around" w:vAnchor="text" w:hAnchor="margin" w:y="268"/>
                    <w:tabs>
                      <w:tab w:val="left" w:pos="158"/>
                    </w:tabs>
                    <w:spacing w:after="120"/>
                    <w:ind w:left="162" w:hanging="162"/>
                    <w:rPr>
                      <w:rFonts w:eastAsia="Calibri" w:cs="Arial"/>
                      <w:sz w:val="16"/>
                      <w:szCs w:val="16"/>
                      <w:lang w:eastAsia="en-US"/>
                    </w:rPr>
                  </w:pPr>
                  <w:r w:rsidRPr="00F7509B">
                    <w:rPr>
                      <w:rFonts w:eastAsia="Calibri" w:cs="Arial"/>
                      <w:color w:val="000000"/>
                      <w:sz w:val="16"/>
                      <w:szCs w:val="22"/>
                      <w:lang w:eastAsia="en-US"/>
                    </w:rPr>
                    <w:t>-</w:t>
                  </w:r>
                  <w:r w:rsidRPr="00F7509B">
                    <w:rPr>
                      <w:rFonts w:eastAsia="Calibri" w:cs="Arial"/>
                      <w:color w:val="000000"/>
                      <w:sz w:val="16"/>
                      <w:szCs w:val="22"/>
                      <w:lang w:eastAsia="en-US"/>
                    </w:rPr>
                    <w:tab/>
                    <w:t>Microsoft tracks</w:t>
                  </w:r>
                  <w:r w:rsidRPr="00F7509B">
                    <w:rPr>
                      <w:rFonts w:eastAsia="Calibri" w:cs="Arial"/>
                      <w:color w:val="000000"/>
                      <w:sz w:val="16"/>
                      <w:szCs w:val="16"/>
                      <w:lang w:eastAsia="en-US"/>
                    </w:rPr>
                    <w:t xml:space="preserve">, or enables </w:t>
                  </w:r>
                  <w:r w:rsidRPr="00F7509B">
                    <w:rPr>
                      <w:rFonts w:eastAsia="Calibri" w:cs="Arial"/>
                      <w:sz w:val="16"/>
                      <w:szCs w:val="16"/>
                      <w:lang w:eastAsia="en-US"/>
                    </w:rPr>
                    <w:t>Customer to track, disclosures of Customer Data and Professional Services Data, including what data has been disclosed, to whom, and at what time.</w:t>
                  </w:r>
                </w:p>
                <w:p w14:paraId="7D8FB5B1" w14:textId="77777777" w:rsidR="007D5BC7" w:rsidRPr="00F67CC9" w:rsidRDefault="00660C28" w:rsidP="0063537B">
                  <w:pPr>
                    <w:pStyle w:val="ProductList-Body"/>
                    <w:framePr w:hSpace="180" w:wrap="around" w:vAnchor="text" w:hAnchor="margin" w:y="268"/>
                    <w:spacing w:after="120"/>
                    <w:rPr>
                      <w:szCs w:val="18"/>
                    </w:rPr>
                  </w:pPr>
                  <w:r w:rsidRPr="00F67CC9">
                    <w:rPr>
                      <w:rFonts w:eastAsia="Calibri" w:cs="Arial"/>
                      <w:b/>
                      <w:sz w:val="16"/>
                      <w:szCs w:val="16"/>
                    </w:rPr>
                    <w:t>Service Monitoring</w:t>
                  </w:r>
                  <w:r w:rsidRPr="00F67CC9">
                    <w:rPr>
                      <w:rFonts w:eastAsia="Calibri" w:cs="Arial"/>
                      <w:sz w:val="16"/>
                      <w:szCs w:val="16"/>
                    </w:rPr>
                    <w:t>. Microsoft security personnel verify logs at least every six months to propose remediation efforts if necessary.</w:t>
                  </w:r>
                </w:p>
              </w:tc>
            </w:tr>
          </w:tbl>
          <w:p w14:paraId="0FBEF2A6" w14:textId="77777777" w:rsidR="007D5BC7" w:rsidRDefault="007D5BC7" w:rsidP="00345A8F">
            <w:pPr>
              <w:rPr>
                <w:b/>
                <w:bCs/>
                <w:sz w:val="18"/>
                <w:szCs w:val="18"/>
              </w:rPr>
            </w:pPr>
          </w:p>
          <w:p w14:paraId="2B6F7EE8" w14:textId="77777777" w:rsidR="007D5BC7" w:rsidRPr="00EF396C" w:rsidRDefault="00660C28" w:rsidP="00345A8F">
            <w:pPr>
              <w:rPr>
                <w:b/>
                <w:bCs/>
                <w:sz w:val="18"/>
                <w:szCs w:val="18"/>
              </w:rPr>
            </w:pPr>
            <w:r w:rsidRPr="00EF396C">
              <w:rPr>
                <w:b/>
                <w:bCs/>
                <w:sz w:val="18"/>
                <w:szCs w:val="18"/>
              </w:rPr>
              <w:t>Microsoft Volume Licensing Service Level Agreement for Microsoft Online Services</w:t>
            </w:r>
            <w:r>
              <w:rPr>
                <w:b/>
                <w:bCs/>
                <w:sz w:val="18"/>
                <w:szCs w:val="18"/>
              </w:rPr>
              <w:t>:</w:t>
            </w:r>
          </w:p>
          <w:p w14:paraId="6F645163" w14:textId="77777777" w:rsidR="007D5BC7" w:rsidRDefault="00660C28" w:rsidP="00345A8F">
            <w:pPr>
              <w:ind w:left="258"/>
              <w:rPr>
                <w:sz w:val="18"/>
                <w:szCs w:val="18"/>
                <w:u w:val="single"/>
              </w:rPr>
            </w:pPr>
            <w:r w:rsidRPr="000B4E0D">
              <w:rPr>
                <w:sz w:val="18"/>
                <w:szCs w:val="18"/>
                <w:u w:val="single"/>
              </w:rPr>
              <w:t>About this Document</w:t>
            </w:r>
          </w:p>
          <w:p w14:paraId="76932B43" w14:textId="77777777" w:rsidR="007D5BC7" w:rsidRPr="000B4E0D" w:rsidRDefault="00660C28" w:rsidP="00345A8F">
            <w:pPr>
              <w:ind w:left="258"/>
              <w:rPr>
                <w:sz w:val="18"/>
                <w:szCs w:val="18"/>
              </w:rPr>
            </w:pPr>
            <w:r w:rsidRPr="00636D4A">
              <w:rPr>
                <w:sz w:val="18"/>
                <w:szCs w:val="18"/>
              </w:rPr>
              <w:t>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w:t>
            </w:r>
          </w:p>
          <w:p w14:paraId="06EFA38D" w14:textId="77777777" w:rsidR="007D5BC7" w:rsidRDefault="007D5BC7" w:rsidP="00345A8F">
            <w:pPr>
              <w:rPr>
                <w:b/>
                <w:bCs/>
                <w:sz w:val="18"/>
                <w:szCs w:val="18"/>
              </w:rPr>
            </w:pPr>
          </w:p>
        </w:tc>
        <w:tc>
          <w:tcPr>
            <w:tcW w:w="7470" w:type="dxa"/>
          </w:tcPr>
          <w:p w14:paraId="32621597" w14:textId="77777777" w:rsidR="007D5BC7" w:rsidRPr="00E30F87" w:rsidRDefault="00660C28" w:rsidP="008C00BC">
            <w:pPr>
              <w:rPr>
                <w:sz w:val="18"/>
                <w:szCs w:val="18"/>
              </w:rPr>
            </w:pPr>
            <w:r>
              <w:rPr>
                <w:sz w:val="18"/>
                <w:szCs w:val="18"/>
              </w:rPr>
              <w:t xml:space="preserve">The </w:t>
            </w:r>
            <w:r w:rsidR="008C00BC">
              <w:rPr>
                <w:sz w:val="18"/>
                <w:szCs w:val="18"/>
              </w:rPr>
              <w:t xml:space="preserve">contract stack provides the </w:t>
            </w:r>
            <w:proofErr w:type="gramStart"/>
            <w:r w:rsidR="008C00BC">
              <w:rPr>
                <w:sz w:val="18"/>
                <w:szCs w:val="18"/>
              </w:rPr>
              <w:t>notice commitments</w:t>
            </w:r>
            <w:proofErr w:type="gramEnd"/>
            <w:r w:rsidR="008C00BC">
              <w:rPr>
                <w:sz w:val="18"/>
                <w:szCs w:val="18"/>
              </w:rPr>
              <w:t xml:space="preserve"> for the following:</w:t>
            </w:r>
          </w:p>
          <w:p w14:paraId="77E312A0" w14:textId="77777777" w:rsidR="007D5BC7" w:rsidRDefault="00660C28" w:rsidP="0063537B">
            <w:pPr>
              <w:pStyle w:val="ListParagraph"/>
              <w:numPr>
                <w:ilvl w:val="0"/>
                <w:numId w:val="3"/>
              </w:numPr>
              <w:ind w:left="258" w:hanging="168"/>
              <w:rPr>
                <w:sz w:val="18"/>
                <w:szCs w:val="18"/>
              </w:rPr>
            </w:pPr>
            <w:r w:rsidRPr="00645190">
              <w:rPr>
                <w:sz w:val="18"/>
                <w:szCs w:val="18"/>
              </w:rPr>
              <w:t>Incident reports and IT security reports: M</w:t>
            </w:r>
            <w:r w:rsidR="00AA69BC">
              <w:rPr>
                <w:sz w:val="18"/>
                <w:szCs w:val="18"/>
              </w:rPr>
              <w:t>850</w:t>
            </w:r>
            <w:r>
              <w:rPr>
                <w:sz w:val="18"/>
                <w:szCs w:val="18"/>
              </w:rPr>
              <w:t xml:space="preserve"> Section </w:t>
            </w:r>
            <w:r w:rsidRPr="00645190">
              <w:rPr>
                <w:sz w:val="18"/>
                <w:szCs w:val="18"/>
              </w:rPr>
              <w:t>7</w:t>
            </w:r>
            <w:r>
              <w:rPr>
                <w:sz w:val="18"/>
                <w:szCs w:val="18"/>
              </w:rPr>
              <w:t>(</w:t>
            </w:r>
            <w:r w:rsidR="00AA69BC">
              <w:rPr>
                <w:sz w:val="18"/>
                <w:szCs w:val="18"/>
              </w:rPr>
              <w:t>b</w:t>
            </w:r>
            <w:r>
              <w:rPr>
                <w:sz w:val="18"/>
                <w:szCs w:val="18"/>
              </w:rPr>
              <w:t>),</w:t>
            </w:r>
            <w:r w:rsidRPr="00645190">
              <w:rPr>
                <w:sz w:val="18"/>
                <w:szCs w:val="18"/>
              </w:rPr>
              <w:t xml:space="preserve"> </w:t>
            </w:r>
            <w:r>
              <w:rPr>
                <w:sz w:val="18"/>
                <w:szCs w:val="18"/>
              </w:rPr>
              <w:t xml:space="preserve">DORA </w:t>
            </w:r>
            <w:r w:rsidR="00C4681B">
              <w:rPr>
                <w:sz w:val="18"/>
                <w:szCs w:val="18"/>
              </w:rPr>
              <w:t>Supplement Section</w:t>
            </w:r>
            <w:r>
              <w:rPr>
                <w:sz w:val="18"/>
                <w:szCs w:val="18"/>
              </w:rPr>
              <w:t xml:space="preserve"> </w:t>
            </w:r>
            <w:r w:rsidR="00775C9C">
              <w:rPr>
                <w:sz w:val="18"/>
                <w:szCs w:val="18"/>
              </w:rPr>
              <w:t>5</w:t>
            </w:r>
            <w:r>
              <w:rPr>
                <w:sz w:val="18"/>
                <w:szCs w:val="18"/>
              </w:rPr>
              <w:t xml:space="preserve">.1, and the DPA </w:t>
            </w:r>
            <w:r w:rsidRPr="00645190">
              <w:rPr>
                <w:sz w:val="18"/>
                <w:szCs w:val="18"/>
              </w:rPr>
              <w:t xml:space="preserve">cover </w:t>
            </w:r>
            <w:r>
              <w:rPr>
                <w:sz w:val="18"/>
                <w:szCs w:val="18"/>
              </w:rPr>
              <w:t>Microsoft’s</w:t>
            </w:r>
            <w:r w:rsidRPr="00645190">
              <w:rPr>
                <w:sz w:val="18"/>
                <w:szCs w:val="18"/>
              </w:rPr>
              <w:t xml:space="preserve"> reporting obligations and notice periods for incident reports and IT security reports. </w:t>
            </w:r>
          </w:p>
          <w:p w14:paraId="5D4E7CFC" w14:textId="77777777" w:rsidR="007D5BC7" w:rsidRPr="001318A3" w:rsidRDefault="00660C28" w:rsidP="0063537B">
            <w:pPr>
              <w:pStyle w:val="ListParagraph"/>
              <w:numPr>
                <w:ilvl w:val="0"/>
                <w:numId w:val="3"/>
              </w:numPr>
              <w:ind w:left="258" w:hanging="168"/>
              <w:rPr>
                <w:b/>
                <w:bCs/>
                <w:sz w:val="18"/>
                <w:szCs w:val="18"/>
              </w:rPr>
            </w:pPr>
            <w:r w:rsidRPr="00645190">
              <w:rPr>
                <w:sz w:val="18"/>
                <w:szCs w:val="18"/>
              </w:rPr>
              <w:t>Business continuity and testing: Microsoft offers specific business contingency plans, which are tested annually</w:t>
            </w:r>
            <w:r w:rsidR="00775C9C">
              <w:rPr>
                <w:sz w:val="18"/>
                <w:szCs w:val="18"/>
              </w:rPr>
              <w:t>.</w:t>
            </w:r>
            <w:r>
              <w:rPr>
                <w:sz w:val="18"/>
                <w:szCs w:val="18"/>
              </w:rPr>
              <w:t xml:space="preserve"> (M</w:t>
            </w:r>
            <w:r w:rsidR="00AA69BC">
              <w:rPr>
                <w:sz w:val="18"/>
                <w:szCs w:val="18"/>
              </w:rPr>
              <w:t>850</w:t>
            </w:r>
            <w:r>
              <w:rPr>
                <w:sz w:val="18"/>
                <w:szCs w:val="18"/>
              </w:rPr>
              <w:t>, 8(e))</w:t>
            </w:r>
          </w:p>
          <w:p w14:paraId="271DA8F0" w14:textId="77777777" w:rsidR="007D5BC7" w:rsidRPr="001318A3" w:rsidRDefault="00660C28" w:rsidP="0063537B">
            <w:pPr>
              <w:pStyle w:val="ListParagraph"/>
              <w:numPr>
                <w:ilvl w:val="0"/>
                <w:numId w:val="3"/>
              </w:numPr>
              <w:ind w:left="258" w:hanging="168"/>
              <w:rPr>
                <w:sz w:val="18"/>
                <w:szCs w:val="18"/>
              </w:rPr>
            </w:pPr>
            <w:r>
              <w:rPr>
                <w:sz w:val="18"/>
                <w:szCs w:val="18"/>
              </w:rPr>
              <w:t>SLA: Microsoft will not</w:t>
            </w:r>
            <w:r w:rsidRPr="0074183E">
              <w:rPr>
                <w:sz w:val="18"/>
                <w:szCs w:val="18"/>
              </w:rPr>
              <w:t xml:space="preserve"> modify the terms of your SLA during the initial term of your subscription</w:t>
            </w:r>
            <w:r>
              <w:rPr>
                <w:sz w:val="18"/>
                <w:szCs w:val="18"/>
              </w:rPr>
              <w:t>. I</w:t>
            </w:r>
            <w:r w:rsidRPr="0074183E">
              <w:rPr>
                <w:sz w:val="18"/>
                <w:szCs w:val="18"/>
              </w:rPr>
              <w:t xml:space="preserve">f you renew your subscription, the version of this SLA that is current at the time of renewal will apply throughout your renewal term. </w:t>
            </w:r>
            <w:r>
              <w:rPr>
                <w:sz w:val="18"/>
                <w:szCs w:val="18"/>
              </w:rPr>
              <w:t xml:space="preserve">Microsoft will </w:t>
            </w:r>
            <w:r w:rsidRPr="0074183E">
              <w:rPr>
                <w:sz w:val="18"/>
                <w:szCs w:val="18"/>
              </w:rPr>
              <w:t>provide at least 90 days’ notice for adverse material changes to th</w:t>
            </w:r>
            <w:r>
              <w:rPr>
                <w:sz w:val="18"/>
                <w:szCs w:val="18"/>
              </w:rPr>
              <w:t>e</w:t>
            </w:r>
            <w:r w:rsidRPr="0074183E">
              <w:rPr>
                <w:sz w:val="18"/>
                <w:szCs w:val="18"/>
              </w:rPr>
              <w:t xml:space="preserve"> SLA</w:t>
            </w:r>
            <w:r>
              <w:rPr>
                <w:sz w:val="18"/>
                <w:szCs w:val="18"/>
              </w:rPr>
              <w:t xml:space="preserve"> (SLA, About This Document).</w:t>
            </w:r>
          </w:p>
          <w:p w14:paraId="37E6CD6A" w14:textId="77777777" w:rsidR="007D5BC7" w:rsidRPr="006C507D" w:rsidRDefault="00660C28" w:rsidP="0063537B">
            <w:pPr>
              <w:pStyle w:val="ListParagraph"/>
              <w:numPr>
                <w:ilvl w:val="0"/>
                <w:numId w:val="3"/>
              </w:numPr>
              <w:ind w:left="258" w:hanging="168"/>
              <w:rPr>
                <w:sz w:val="18"/>
                <w:szCs w:val="18"/>
              </w:rPr>
            </w:pPr>
            <w:r w:rsidRPr="00645190">
              <w:rPr>
                <w:sz w:val="18"/>
                <w:szCs w:val="18"/>
              </w:rPr>
              <w:t>Periodic reports: Microsoft provides periodic reports on its SEC Filings page (</w:t>
            </w:r>
            <w:hyperlink r:id="rId23" w:history="1">
              <w:r w:rsidR="007D5BC7" w:rsidRPr="00D12EF8">
                <w:rPr>
                  <w:rStyle w:val="Hyperlink"/>
                  <w:sz w:val="18"/>
                  <w:szCs w:val="18"/>
                </w:rPr>
                <w:t>Microsoft Investor Relations - SEC Filings</w:t>
              </w:r>
            </w:hyperlink>
            <w:r w:rsidRPr="00645190">
              <w:rPr>
                <w:sz w:val="18"/>
                <w:szCs w:val="18"/>
              </w:rPr>
              <w:t>).</w:t>
            </w:r>
          </w:p>
        </w:tc>
      </w:tr>
      <w:tr w:rsidR="000B722B" w14:paraId="0EFB65E2" w14:textId="77777777" w:rsidTr="007F64A9">
        <w:trPr>
          <w:trHeight w:val="300"/>
        </w:trPr>
        <w:tc>
          <w:tcPr>
            <w:tcW w:w="535" w:type="dxa"/>
            <w:shd w:val="clear" w:color="auto" w:fill="E8E8E8" w:themeFill="background2"/>
          </w:tcPr>
          <w:p w14:paraId="72E60150" w14:textId="77777777" w:rsidR="007D5BC7" w:rsidRPr="00DB3C0F" w:rsidRDefault="007D5BC7" w:rsidP="0063537B">
            <w:pPr>
              <w:pStyle w:val="ListParagraph"/>
              <w:numPr>
                <w:ilvl w:val="0"/>
                <w:numId w:val="12"/>
              </w:numPr>
              <w:ind w:left="420"/>
              <w:rPr>
                <w:b/>
                <w:bCs/>
                <w:sz w:val="18"/>
                <w:szCs w:val="18"/>
              </w:rPr>
            </w:pPr>
          </w:p>
        </w:tc>
        <w:tc>
          <w:tcPr>
            <w:tcW w:w="1486" w:type="dxa"/>
          </w:tcPr>
          <w:p w14:paraId="7CCD614E" w14:textId="77777777" w:rsidR="007D5BC7" w:rsidRPr="00055F95" w:rsidRDefault="00660C28" w:rsidP="00345A8F">
            <w:pPr>
              <w:rPr>
                <w:sz w:val="18"/>
                <w:szCs w:val="18"/>
              </w:rPr>
            </w:pPr>
            <w:r w:rsidRPr="00055F95">
              <w:rPr>
                <w:sz w:val="18"/>
                <w:szCs w:val="18"/>
              </w:rPr>
              <w:t>Art 30(3)(c)</w:t>
            </w:r>
          </w:p>
        </w:tc>
        <w:tc>
          <w:tcPr>
            <w:tcW w:w="3734" w:type="dxa"/>
          </w:tcPr>
          <w:p w14:paraId="6E1AE84A"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194E61EF" w14:textId="77777777" w:rsidR="007D5BC7" w:rsidRDefault="007D5BC7" w:rsidP="00345A8F">
            <w:pPr>
              <w:rPr>
                <w:sz w:val="18"/>
                <w:szCs w:val="18"/>
              </w:rPr>
            </w:pPr>
          </w:p>
          <w:p w14:paraId="6F0FDBD2" w14:textId="77777777" w:rsidR="007D5BC7" w:rsidRPr="00055F95" w:rsidRDefault="00660C28" w:rsidP="00345A8F">
            <w:pPr>
              <w:rPr>
                <w:sz w:val="18"/>
                <w:szCs w:val="18"/>
              </w:rPr>
            </w:pPr>
            <w:r w:rsidRPr="00055F95">
              <w:rPr>
                <w:sz w:val="18"/>
                <w:szCs w:val="18"/>
              </w:rPr>
              <w:t xml:space="preserve">(c) </w:t>
            </w:r>
            <w:r w:rsidRPr="00055F95">
              <w:rPr>
                <w:rFonts w:eastAsia="Times New Roman" w:cs="EUAlbertina"/>
                <w:color w:val="000000"/>
                <w:sz w:val="18"/>
                <w:szCs w:val="18"/>
                <w:lang w:val="x-none"/>
              </w:rPr>
              <w:t>requirements for the ICT third-party service provider to implement and test business contingency plans and to have in place ICT security measures, tools and policies that provide an appropriate level of security for the provision of services by the financial entity in line with its regulatory framework.</w:t>
            </w:r>
          </w:p>
        </w:tc>
        <w:tc>
          <w:tcPr>
            <w:tcW w:w="1710" w:type="dxa"/>
          </w:tcPr>
          <w:p w14:paraId="4E710ADD" w14:textId="77777777" w:rsidR="007D5BC7" w:rsidRDefault="00660C28" w:rsidP="00345A8F">
            <w:pPr>
              <w:rPr>
                <w:sz w:val="18"/>
                <w:szCs w:val="18"/>
              </w:rPr>
            </w:pPr>
            <w:r>
              <w:rPr>
                <w:sz w:val="18"/>
                <w:szCs w:val="18"/>
              </w:rPr>
              <w:t>-M</w:t>
            </w:r>
            <w:r w:rsidR="003F2B96">
              <w:rPr>
                <w:sz w:val="18"/>
                <w:szCs w:val="18"/>
              </w:rPr>
              <w:t>850</w:t>
            </w:r>
          </w:p>
          <w:p w14:paraId="61BA98A0" w14:textId="77777777" w:rsidR="007D5BC7" w:rsidRDefault="00660C28" w:rsidP="00FC36CA">
            <w:pPr>
              <w:rPr>
                <w:sz w:val="18"/>
                <w:szCs w:val="18"/>
              </w:rPr>
            </w:pPr>
            <w:r>
              <w:rPr>
                <w:sz w:val="18"/>
                <w:szCs w:val="18"/>
              </w:rPr>
              <w:t xml:space="preserve">- DORA Supplement </w:t>
            </w:r>
          </w:p>
          <w:p w14:paraId="4E7E11E2" w14:textId="77777777" w:rsidR="007D5BC7" w:rsidRDefault="00660C28" w:rsidP="00345A8F">
            <w:pPr>
              <w:rPr>
                <w:sz w:val="18"/>
                <w:szCs w:val="18"/>
              </w:rPr>
            </w:pPr>
            <w:r>
              <w:rPr>
                <w:sz w:val="18"/>
                <w:szCs w:val="18"/>
              </w:rPr>
              <w:t>-DPA</w:t>
            </w:r>
          </w:p>
          <w:p w14:paraId="5580EA2F" w14:textId="77777777" w:rsidR="007D5BC7" w:rsidRPr="00F8006A" w:rsidRDefault="007D5BC7" w:rsidP="00FC36CA">
            <w:pPr>
              <w:rPr>
                <w:sz w:val="18"/>
                <w:szCs w:val="18"/>
              </w:rPr>
            </w:pPr>
          </w:p>
        </w:tc>
        <w:tc>
          <w:tcPr>
            <w:tcW w:w="7650" w:type="dxa"/>
          </w:tcPr>
          <w:p w14:paraId="4DA4FA2B" w14:textId="77777777" w:rsidR="007D5BC7" w:rsidRPr="00F62E47" w:rsidRDefault="00660C28" w:rsidP="00345A8F">
            <w:pPr>
              <w:rPr>
                <w:b/>
                <w:bCs/>
                <w:sz w:val="18"/>
                <w:szCs w:val="18"/>
              </w:rPr>
            </w:pPr>
            <w:r w:rsidRPr="00F8006A">
              <w:rPr>
                <w:b/>
                <w:bCs/>
                <w:sz w:val="18"/>
                <w:szCs w:val="18"/>
              </w:rPr>
              <w:t>M</w:t>
            </w:r>
            <w:r w:rsidR="003F2B96">
              <w:rPr>
                <w:b/>
                <w:bCs/>
                <w:sz w:val="18"/>
                <w:szCs w:val="18"/>
              </w:rPr>
              <w:t>850</w:t>
            </w:r>
            <w:r w:rsidRPr="00F8006A">
              <w:rPr>
                <w:b/>
                <w:bCs/>
                <w:sz w:val="18"/>
                <w:szCs w:val="18"/>
              </w:rPr>
              <w:t>:</w:t>
            </w:r>
          </w:p>
          <w:p w14:paraId="4D1E2F71" w14:textId="77777777" w:rsidR="007D5BC7" w:rsidRDefault="00660C28" w:rsidP="00B16329">
            <w:pPr>
              <w:ind w:left="271"/>
              <w:rPr>
                <w:sz w:val="18"/>
                <w:szCs w:val="18"/>
                <w:u w:val="single"/>
              </w:rPr>
            </w:pPr>
            <w:r>
              <w:rPr>
                <w:sz w:val="18"/>
                <w:szCs w:val="18"/>
                <w:u w:val="single"/>
              </w:rPr>
              <w:t>Section 7(</w:t>
            </w:r>
            <w:r w:rsidR="00C671E5">
              <w:rPr>
                <w:sz w:val="18"/>
                <w:szCs w:val="18"/>
                <w:u w:val="single"/>
              </w:rPr>
              <w:t>b</w:t>
            </w:r>
            <w:r>
              <w:rPr>
                <w:sz w:val="18"/>
                <w:szCs w:val="18"/>
                <w:u w:val="single"/>
              </w:rPr>
              <w:t>)</w:t>
            </w:r>
          </w:p>
          <w:p w14:paraId="1A0EEA81" w14:textId="77777777" w:rsidR="007D5BC7" w:rsidRPr="005D37B9" w:rsidRDefault="00660C28" w:rsidP="00E77F03">
            <w:pPr>
              <w:pStyle w:val="ListParagraph"/>
              <w:ind w:left="273"/>
              <w:rPr>
                <w:sz w:val="18"/>
                <w:szCs w:val="18"/>
                <w:u w:val="single"/>
              </w:rPr>
            </w:pPr>
            <w:r w:rsidRPr="005D37B9">
              <w:rPr>
                <w:sz w:val="18"/>
                <w:szCs w:val="18"/>
              </w:rPr>
              <w:t xml:space="preserve">c. </w:t>
            </w:r>
            <w:r w:rsidRPr="005D37B9">
              <w:rPr>
                <w:b/>
                <w:bCs/>
                <w:sz w:val="18"/>
                <w:szCs w:val="18"/>
              </w:rPr>
              <w:t>Computer-Security Incident Notification</w:t>
            </w:r>
            <w:r w:rsidRPr="005D37B9">
              <w:rPr>
                <w:sz w:val="18"/>
                <w:szCs w:val="18"/>
              </w:rPr>
              <w:t xml:space="preserve">. 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t>
            </w:r>
            <w:r>
              <w:t xml:space="preserve"> </w:t>
            </w:r>
            <w:r w:rsidRPr="005D37B9">
              <w:rPr>
                <w:sz w:val="18"/>
                <w:szCs w:val="18"/>
              </w:rPr>
              <w:t>will provide notice as soon as possible to a Customer-designated point of contact affected by the computer-security incident. Customer</w:t>
            </w:r>
            <w:r w:rsidR="0066407E">
              <w:rPr>
                <w:sz w:val="18"/>
                <w:szCs w:val="18"/>
              </w:rPr>
              <w:t>, as FS Agent,</w:t>
            </w:r>
            <w:r w:rsidRPr="005D37B9">
              <w:rPr>
                <w:sz w:val="18"/>
                <w:szCs w:val="18"/>
              </w:rPr>
              <w:t xml:space="preserve"> is responsible for maintaining accurate contact information for any Online Services associated with the Enrollment</w:t>
            </w:r>
            <w:r w:rsidR="0066407E">
              <w:rPr>
                <w:sz w:val="18"/>
                <w:szCs w:val="18"/>
              </w:rPr>
              <w:t xml:space="preserve"> for the benefit of FS Entities</w:t>
            </w:r>
            <w:r w:rsidRPr="005D37B9">
              <w:rPr>
                <w:sz w:val="18"/>
                <w:szCs w:val="18"/>
              </w:rPr>
              <w:t xml:space="preserve">. Notice may be provided to Customer by means selected by Microsoft, which may include via email or telephone communication. For purposes of this Amendment, “computer-security incident” means an occurrence that results in actual harm to an information </w:t>
            </w:r>
            <w:proofErr w:type="gramStart"/>
            <w:r w:rsidRPr="005D37B9">
              <w:rPr>
                <w:sz w:val="18"/>
                <w:szCs w:val="18"/>
              </w:rPr>
              <w:t>system</w:t>
            </w:r>
            <w:proofErr w:type="gramEnd"/>
            <w:r w:rsidRPr="005D37B9">
              <w:rPr>
                <w:sz w:val="18"/>
                <w:szCs w:val="18"/>
              </w:rPr>
              <w:t xml:space="preserve"> or the information contained within it (as defined in the Office of the Comptroller of the Currency, Computer-Security Incident Notification Requirements for Banking Organizations and Their Bank Service Providers, 86 FR 66424 (Nov. 23, 2021)).</w:t>
            </w:r>
          </w:p>
          <w:p w14:paraId="49471248" w14:textId="77777777" w:rsidR="007D5BC7" w:rsidRDefault="007D5BC7" w:rsidP="00B16329">
            <w:pPr>
              <w:ind w:left="271"/>
              <w:rPr>
                <w:sz w:val="18"/>
                <w:szCs w:val="18"/>
                <w:u w:val="single"/>
              </w:rPr>
            </w:pPr>
          </w:p>
          <w:p w14:paraId="46952F92" w14:textId="77777777" w:rsidR="007D5BC7" w:rsidRPr="00B16329" w:rsidRDefault="00660C28" w:rsidP="00B16329">
            <w:pPr>
              <w:ind w:left="271"/>
              <w:rPr>
                <w:sz w:val="18"/>
                <w:szCs w:val="18"/>
                <w:u w:val="single"/>
              </w:rPr>
            </w:pPr>
            <w:r>
              <w:rPr>
                <w:sz w:val="18"/>
                <w:szCs w:val="18"/>
                <w:u w:val="single"/>
              </w:rPr>
              <w:t>Section 8</w:t>
            </w:r>
            <w:r w:rsidRPr="00B16329">
              <w:rPr>
                <w:sz w:val="18"/>
                <w:szCs w:val="18"/>
                <w:u w:val="single"/>
              </w:rPr>
              <w:t xml:space="preserve"> </w:t>
            </w:r>
          </w:p>
          <w:p w14:paraId="644EBE97" w14:textId="77777777" w:rsidR="007D5BC7" w:rsidRPr="00B16329" w:rsidRDefault="00660C28" w:rsidP="00B16329">
            <w:pPr>
              <w:spacing w:after="120"/>
              <w:ind w:left="274"/>
              <w:rPr>
                <w:sz w:val="18"/>
                <w:szCs w:val="18"/>
              </w:rPr>
            </w:pPr>
            <w:r w:rsidRPr="00B16329">
              <w:rPr>
                <w:sz w:val="18"/>
                <w:szCs w:val="18"/>
              </w:rPr>
              <w:t xml:space="preserve">Microsoft acknowledges that Customer may be required by </w:t>
            </w:r>
            <w:r w:rsidR="0066407E">
              <w:rPr>
                <w:sz w:val="18"/>
                <w:szCs w:val="18"/>
              </w:rPr>
              <w:t>a</w:t>
            </w:r>
            <w:r w:rsidRPr="00B16329">
              <w:rPr>
                <w:sz w:val="18"/>
                <w:szCs w:val="18"/>
              </w:rPr>
              <w:t xml:space="preserve"> Regulator or a national resolution authority</w:t>
            </w:r>
            <w:r w:rsidR="0066407E">
              <w:rPr>
                <w:sz w:val="18"/>
                <w:szCs w:val="18"/>
              </w:rPr>
              <w:t xml:space="preserve"> of its FS Entities</w:t>
            </w:r>
            <w:r w:rsidRPr="00B16329">
              <w:rPr>
                <w:sz w:val="18"/>
                <w:szCs w:val="18"/>
              </w:rPr>
              <w:t xml:space="preserve"> to ensure that it is able to continue to carry on its business in the event of (1) regulatory or other legal action impacting Customer or its </w:t>
            </w:r>
            <w:r w:rsidR="0066407E">
              <w:rPr>
                <w:sz w:val="18"/>
                <w:szCs w:val="18"/>
              </w:rPr>
              <w:t xml:space="preserve">FS Entities or </w:t>
            </w:r>
            <w:r w:rsidRPr="00B16329">
              <w:rPr>
                <w:sz w:val="18"/>
                <w:szCs w:val="18"/>
              </w:rPr>
              <w:t>Affiliates</w:t>
            </w:r>
            <w:r w:rsidR="0066407E">
              <w:rPr>
                <w:sz w:val="18"/>
                <w:szCs w:val="18"/>
              </w:rPr>
              <w:t xml:space="preserve"> of either</w:t>
            </w:r>
            <w:r w:rsidRPr="00B16329">
              <w:rPr>
                <w:sz w:val="18"/>
                <w:szCs w:val="18"/>
              </w:rPr>
              <w:t xml:space="preserve">; (2) termination or expiration of this Amendment; or (3) a natural disaster or some other similar emergency impacting Microsoft. Microsoft and Customer agree as follows: </w:t>
            </w:r>
          </w:p>
          <w:p w14:paraId="3BF29CCB" w14:textId="77777777" w:rsidR="007D5BC7" w:rsidRPr="00B16329" w:rsidRDefault="00660C28" w:rsidP="00B16329">
            <w:pPr>
              <w:spacing w:after="120"/>
              <w:ind w:left="274"/>
              <w:rPr>
                <w:sz w:val="18"/>
                <w:szCs w:val="18"/>
              </w:rPr>
            </w:pPr>
            <w:r w:rsidRPr="00B16329">
              <w:rPr>
                <w:sz w:val="18"/>
                <w:szCs w:val="18"/>
              </w:rPr>
              <w:t xml:space="preserve">a. </w:t>
            </w:r>
            <w:r w:rsidRPr="00B16329">
              <w:rPr>
                <w:b/>
                <w:bCs/>
                <w:sz w:val="18"/>
                <w:szCs w:val="18"/>
              </w:rPr>
              <w:t>Continuity after Intervention by Regulator</w:t>
            </w:r>
            <w:r w:rsidRPr="00B16329">
              <w:rPr>
                <w:sz w:val="18"/>
                <w:szCs w:val="18"/>
              </w:rPr>
              <w:t xml:space="preserve">. Upon intervention of Customer </w:t>
            </w:r>
            <w:r w:rsidR="00E77F95">
              <w:rPr>
                <w:sz w:val="18"/>
                <w:szCs w:val="18"/>
              </w:rPr>
              <w:t xml:space="preserve">or FS Entity </w:t>
            </w:r>
            <w:r w:rsidRPr="00B16329">
              <w:rPr>
                <w:sz w:val="18"/>
                <w:szCs w:val="18"/>
              </w:rPr>
              <w:t>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w:t>
            </w:r>
            <w:r w:rsidR="00D72CC3">
              <w:rPr>
                <w:sz w:val="18"/>
                <w:szCs w:val="18"/>
              </w:rPr>
              <w:t xml:space="preserve"> or FS Entity, as applicable</w:t>
            </w:r>
            <w:r w:rsidRPr="00B16329">
              <w:rPr>
                <w:sz w:val="18"/>
                <w:szCs w:val="18"/>
              </w:rPr>
              <w:t xml:space="preserve">, by ensuring that Regulator or national resolution authority has full administrator controls over the Online Services. </w:t>
            </w:r>
          </w:p>
          <w:p w14:paraId="6575EDD6" w14:textId="77777777" w:rsidR="007D5BC7" w:rsidRPr="00B16329" w:rsidRDefault="00660C28" w:rsidP="00B16329">
            <w:pPr>
              <w:ind w:left="274"/>
              <w:rPr>
                <w:sz w:val="18"/>
                <w:szCs w:val="18"/>
              </w:rPr>
            </w:pPr>
            <w:r w:rsidRPr="00B16329">
              <w:rPr>
                <w:sz w:val="18"/>
                <w:szCs w:val="18"/>
              </w:rPr>
              <w:t xml:space="preserve">b. </w:t>
            </w:r>
            <w:r w:rsidRPr="00B16329">
              <w:rPr>
                <w:b/>
                <w:bCs/>
                <w:sz w:val="18"/>
                <w:szCs w:val="18"/>
              </w:rPr>
              <w:t>Continuity after Customer Transfer of Rights</w:t>
            </w:r>
            <w:r w:rsidRPr="00B16329">
              <w:rPr>
                <w:sz w:val="18"/>
                <w:szCs w:val="18"/>
              </w:rPr>
              <w:t xml:space="preserve">.  </w:t>
            </w:r>
          </w:p>
          <w:p w14:paraId="78321FA1" w14:textId="77777777" w:rsidR="007D5BC7" w:rsidRPr="00B16329" w:rsidRDefault="00660C28" w:rsidP="00B16329">
            <w:pPr>
              <w:spacing w:after="120"/>
              <w:ind w:left="274"/>
              <w:rPr>
                <w:sz w:val="18"/>
                <w:szCs w:val="18"/>
              </w:rPr>
            </w:pPr>
            <w:r w:rsidRPr="00B16329">
              <w:rPr>
                <w:sz w:val="18"/>
                <w:szCs w:val="18"/>
              </w:rPr>
              <w:t>1. In the event of the insolvency, reorganization, liquidation or some other action impacting Customer</w:t>
            </w:r>
            <w:r w:rsidR="00205EB4">
              <w:rPr>
                <w:sz w:val="18"/>
                <w:szCs w:val="18"/>
              </w:rPr>
              <w:t xml:space="preserve"> or its FS Entities</w:t>
            </w:r>
            <w:r w:rsidRPr="00B16329">
              <w:rPr>
                <w:sz w:val="18"/>
                <w:szCs w:val="18"/>
              </w:rPr>
              <w:t>, as provided by applicable law or regulation for the Financial Services industry (e.g., “too big to fail”, “recovery and resolution”, “special administration”, and similar regulations and actions), and to the extent required to maintain continuity of Microsoft’s provision of the Online Services purchased by Customer under the Enrollment, and if required, Microsoft will consent to Customer assigning, sublicensing or transferring its rights under the Enrollment to (A) one or more of its Affiliates, or (B) a third party that purchases or otherwise succeeds to any or all of the relevant business, assets or equity of</w:t>
            </w:r>
            <w:r w:rsidRPr="00B16329">
              <w:rPr>
                <w:sz w:val="18"/>
                <w:szCs w:val="18"/>
                <w:u w:val="single"/>
              </w:rPr>
              <w:t xml:space="preserve"> </w:t>
            </w:r>
            <w:r w:rsidRPr="00B16329">
              <w:rPr>
                <w:sz w:val="18"/>
                <w:szCs w:val="18"/>
              </w:rPr>
              <w:t xml:space="preserve">Customer. In each case, the entity to which rights are transferred is the “Transferee,” and Transferee will have access to Customer Data through Microsoft’s standard processes and tools. </w:t>
            </w:r>
          </w:p>
          <w:p w14:paraId="35F44B1D" w14:textId="77777777" w:rsidR="007D5BC7" w:rsidRPr="00B16329" w:rsidRDefault="00660C28" w:rsidP="00B16329">
            <w:pPr>
              <w:spacing w:after="120"/>
              <w:ind w:left="274"/>
              <w:rPr>
                <w:sz w:val="18"/>
                <w:szCs w:val="18"/>
              </w:rPr>
            </w:pPr>
            <w:r w:rsidRPr="00B16329">
              <w:rPr>
                <w:sz w:val="18"/>
                <w:szCs w:val="18"/>
              </w:rPr>
              <w:t xml:space="preserve">2. Subject to Section 8(b)(1) above, Microsoft will neither terminate the Enrollment nor suspend or delay the performance of its obligations under the Enrollment, subject to the following conditions: </w:t>
            </w:r>
          </w:p>
          <w:p w14:paraId="77F27977" w14:textId="77777777" w:rsidR="007D5BC7" w:rsidRPr="00B16329" w:rsidRDefault="00660C28" w:rsidP="0076409D">
            <w:pPr>
              <w:spacing w:after="120"/>
              <w:ind w:left="720"/>
              <w:rPr>
                <w:sz w:val="18"/>
                <w:szCs w:val="18"/>
              </w:rPr>
            </w:pPr>
            <w:r>
              <w:rPr>
                <w:sz w:val="18"/>
                <w:szCs w:val="18"/>
              </w:rPr>
              <w:t>1</w:t>
            </w:r>
            <w:r w:rsidRPr="00B16329">
              <w:rPr>
                <w:sz w:val="18"/>
                <w:szCs w:val="18"/>
              </w:rPr>
              <w:t xml:space="preserve">. The Transferee (or Customer) must pay all fees and charges payable by Customer to Microsoft under the terms of the Enrollment for services provided before the transfer and through the renewal or replacement of the Enrollment.  </w:t>
            </w:r>
          </w:p>
          <w:p w14:paraId="2C2AB395" w14:textId="77777777" w:rsidR="007D5BC7" w:rsidRPr="00B16329" w:rsidRDefault="00660C28" w:rsidP="0076409D">
            <w:pPr>
              <w:spacing w:after="120"/>
              <w:ind w:left="720"/>
              <w:rPr>
                <w:sz w:val="18"/>
                <w:szCs w:val="18"/>
              </w:rPr>
            </w:pPr>
            <w:r>
              <w:rPr>
                <w:sz w:val="18"/>
                <w:szCs w:val="18"/>
              </w:rPr>
              <w:t>2</w:t>
            </w:r>
            <w:r w:rsidRPr="00B16329">
              <w:rPr>
                <w:sz w:val="18"/>
                <w:szCs w:val="18"/>
              </w:rPr>
              <w:t>. The Transferee and Microsoft will work in good faith to renew th</w:t>
            </w:r>
            <w:r>
              <w:rPr>
                <w:sz w:val="18"/>
                <w:szCs w:val="18"/>
              </w:rPr>
              <w:t>is</w:t>
            </w:r>
            <w:r w:rsidRPr="00B16329">
              <w:rPr>
                <w:sz w:val="18"/>
                <w:szCs w:val="18"/>
              </w:rPr>
              <w:t xml:space="preserve"> Enrollment or, as appropriate, to replace the Enrollment with appropriate terms for Microsoft to provide the Online Services to the Transferee.   </w:t>
            </w:r>
          </w:p>
          <w:p w14:paraId="7D381D96" w14:textId="77777777" w:rsidR="007D5BC7" w:rsidRPr="00B16329" w:rsidRDefault="00660C28" w:rsidP="0076409D">
            <w:pPr>
              <w:spacing w:after="120"/>
              <w:ind w:left="720"/>
              <w:rPr>
                <w:sz w:val="18"/>
                <w:szCs w:val="18"/>
              </w:rPr>
            </w:pPr>
            <w:r>
              <w:rPr>
                <w:sz w:val="18"/>
                <w:szCs w:val="18"/>
              </w:rPr>
              <w:t>3</w:t>
            </w:r>
            <w:r w:rsidRPr="00B16329">
              <w:rPr>
                <w:sz w:val="18"/>
                <w:szCs w:val="18"/>
              </w:rPr>
              <w:t xml:space="preserve">. If Microsoft and the Transferee cannot agree on terms, as described in this Section 8(b), within twelve months after the transfer of rights to Transferee, then Microsoft may terminate the Enrollment by providing notice to Transferee.   </w:t>
            </w:r>
          </w:p>
          <w:p w14:paraId="6CD4081D" w14:textId="77777777" w:rsidR="007D5BC7" w:rsidRPr="00B16329" w:rsidRDefault="00660C28" w:rsidP="0076409D">
            <w:pPr>
              <w:spacing w:after="120"/>
              <w:ind w:left="720"/>
              <w:rPr>
                <w:sz w:val="18"/>
                <w:szCs w:val="18"/>
              </w:rPr>
            </w:pPr>
            <w:r>
              <w:rPr>
                <w:sz w:val="18"/>
                <w:szCs w:val="18"/>
              </w:rPr>
              <w:t>4</w:t>
            </w:r>
            <w:r w:rsidRPr="00B16329">
              <w:rPr>
                <w:sz w:val="18"/>
                <w:szCs w:val="18"/>
              </w:rPr>
              <w:t xml:space="preserve">. The aggregate liability of Microsoft and its Affiliates to Customer, Customer’s Affiliates, the Transferee and Transferee’s Affiliates will not exceed the aggregate liability of Microsoft and its Affiliates under this Amendment. </w:t>
            </w:r>
          </w:p>
          <w:p w14:paraId="1D482DDC" w14:textId="77777777" w:rsidR="007D5BC7" w:rsidRDefault="00660C28" w:rsidP="00B16329">
            <w:pPr>
              <w:ind w:left="271"/>
              <w:rPr>
                <w:sz w:val="18"/>
                <w:szCs w:val="18"/>
              </w:rPr>
            </w:pPr>
            <w:r w:rsidRPr="00B16329">
              <w:rPr>
                <w:sz w:val="18"/>
                <w:szCs w:val="18"/>
              </w:rPr>
              <w:t xml:space="preserve">3. In the event the Transferee would like to </w:t>
            </w:r>
            <w:proofErr w:type="gramStart"/>
            <w:r w:rsidRPr="00B16329">
              <w:rPr>
                <w:sz w:val="18"/>
                <w:szCs w:val="18"/>
              </w:rPr>
              <w:t>enter into</w:t>
            </w:r>
            <w:proofErr w:type="gramEnd"/>
            <w:r w:rsidRPr="00B16329">
              <w:rPr>
                <w:sz w:val="18"/>
                <w:szCs w:val="18"/>
              </w:rPr>
              <w:t xml:space="preserve"> a new </w:t>
            </w:r>
            <w:r w:rsidR="00D63F9E">
              <w:rPr>
                <w:sz w:val="18"/>
                <w:szCs w:val="18"/>
              </w:rPr>
              <w:t>e</w:t>
            </w:r>
            <w:r w:rsidRPr="00B16329">
              <w:rPr>
                <w:sz w:val="18"/>
                <w:szCs w:val="18"/>
              </w:rPr>
              <w:t xml:space="preserve">nrollment, the parties will work in good faith to put in place terms that are appropriate </w:t>
            </w:r>
            <w:proofErr w:type="gramStart"/>
            <w:r w:rsidRPr="00B16329">
              <w:rPr>
                <w:sz w:val="18"/>
                <w:szCs w:val="18"/>
              </w:rPr>
              <w:t>in light of</w:t>
            </w:r>
            <w:proofErr w:type="gramEnd"/>
            <w:r w:rsidRPr="00B16329">
              <w:rPr>
                <w:sz w:val="18"/>
                <w:szCs w:val="18"/>
              </w:rPr>
              <w:t xml:space="preserve"> the transfer under </w:t>
            </w:r>
            <w:proofErr w:type="gramStart"/>
            <w:r w:rsidRPr="00B16329">
              <w:rPr>
                <w:sz w:val="18"/>
                <w:szCs w:val="18"/>
              </w:rPr>
              <w:t>this Section</w:t>
            </w:r>
            <w:proofErr w:type="gramEnd"/>
            <w:r w:rsidRPr="00B16329">
              <w:rPr>
                <w:sz w:val="18"/>
                <w:szCs w:val="18"/>
              </w:rPr>
              <w:t xml:space="preserve"> 8(b).</w:t>
            </w:r>
          </w:p>
          <w:p w14:paraId="751404FE" w14:textId="77777777" w:rsidR="007D5BC7" w:rsidRDefault="007D5BC7" w:rsidP="00B16329">
            <w:pPr>
              <w:ind w:left="271"/>
              <w:rPr>
                <w:sz w:val="18"/>
                <w:szCs w:val="18"/>
              </w:rPr>
            </w:pPr>
          </w:p>
          <w:p w14:paraId="1C108DB2" w14:textId="77777777" w:rsidR="007D5BC7" w:rsidRPr="003D6B7A" w:rsidRDefault="00660C28" w:rsidP="003D6B7A">
            <w:pPr>
              <w:ind w:left="271"/>
              <w:rPr>
                <w:sz w:val="18"/>
                <w:szCs w:val="18"/>
              </w:rPr>
            </w:pPr>
            <w:r w:rsidRPr="003D6B7A">
              <w:rPr>
                <w:sz w:val="18"/>
                <w:szCs w:val="18"/>
              </w:rPr>
              <w:t>c.</w:t>
            </w:r>
            <w:r>
              <w:rPr>
                <w:sz w:val="18"/>
                <w:szCs w:val="18"/>
              </w:rPr>
              <w:t xml:space="preserve"> </w:t>
            </w:r>
            <w:r w:rsidRPr="003D6B7A">
              <w:rPr>
                <w:b/>
                <w:bCs/>
                <w:sz w:val="18"/>
                <w:szCs w:val="18"/>
              </w:rPr>
              <w:t>Continuity after Termination or Expiration of Enrollment</w:t>
            </w:r>
            <w:r w:rsidRPr="003D6B7A">
              <w:rPr>
                <w:sz w:val="18"/>
                <w:szCs w:val="18"/>
              </w:rPr>
              <w:t xml:space="preserve">. </w:t>
            </w:r>
          </w:p>
          <w:p w14:paraId="42189E3C" w14:textId="77777777" w:rsidR="007D5BC7" w:rsidRPr="003D6B7A" w:rsidRDefault="00660C28" w:rsidP="003D6B7A">
            <w:pPr>
              <w:ind w:left="271"/>
              <w:rPr>
                <w:sz w:val="18"/>
                <w:szCs w:val="18"/>
              </w:rPr>
            </w:pPr>
            <w:r w:rsidRPr="003D6B7A">
              <w:rPr>
                <w:sz w:val="18"/>
                <w:szCs w:val="18"/>
              </w:rPr>
              <w:t>1.</w:t>
            </w:r>
            <w:r>
              <w:rPr>
                <w:sz w:val="18"/>
                <w:szCs w:val="18"/>
              </w:rPr>
              <w:t xml:space="preserve"> </w:t>
            </w:r>
            <w:r w:rsidRPr="004B173C">
              <w:rPr>
                <w:i/>
                <w:iCs/>
                <w:sz w:val="18"/>
                <w:szCs w:val="18"/>
              </w:rPr>
              <w:t xml:space="preserve"> </w:t>
            </w:r>
            <w:r w:rsidR="00C4681B" w:rsidRPr="00C4681B">
              <w:rPr>
                <w:rFonts w:ascii="Arial" w:eastAsia="Times New Roman" w:hAnsi="Arial" w:cs="Arial"/>
                <w:color w:val="000000" w:themeColor="text1"/>
                <w:sz w:val="20"/>
                <w:szCs w:val="20"/>
                <w:lang w:eastAsia="en-US"/>
              </w:rPr>
              <w:t xml:space="preserve"> </w:t>
            </w:r>
            <w:r w:rsidR="00C4681B" w:rsidRPr="00C4681B">
              <w:rPr>
                <w:sz w:val="18"/>
                <w:szCs w:val="18"/>
              </w:rPr>
              <w:t xml:space="preserve">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w:t>
            </w:r>
            <w:proofErr w:type="gramStart"/>
            <w:r w:rsidR="00C4681B" w:rsidRPr="00C4681B">
              <w:rPr>
                <w:sz w:val="18"/>
                <w:szCs w:val="18"/>
              </w:rPr>
              <w:t>period</w:t>
            </w:r>
            <w:proofErr w:type="gramEnd"/>
            <w:r w:rsidR="00C4681B" w:rsidRPr="00C4681B">
              <w:rPr>
                <w:sz w:val="18"/>
                <w:szCs w:val="18"/>
              </w:rPr>
              <w:t>,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w:t>
            </w:r>
            <w:r w:rsidR="00C4681B" w:rsidRPr="00C4681B">
              <w:rPr>
                <w:i/>
                <w:iCs/>
                <w:sz w:val="18"/>
                <w:szCs w:val="18"/>
              </w:rPr>
              <w:t xml:space="preserve"> </w:t>
            </w:r>
            <w:r w:rsidR="00C4681B" w:rsidRPr="00C4681B">
              <w:rPr>
                <w:sz w:val="18"/>
                <w:szCs w:val="18"/>
              </w:rPr>
              <w:t xml:space="preserve">Online Services into Customer’s selected system or online service will occur at Customer’s expense and by Customer selected means. </w:t>
            </w:r>
            <w:proofErr w:type="gramStart"/>
            <w:r w:rsidR="00C4681B" w:rsidRPr="00C4681B">
              <w:rPr>
                <w:sz w:val="18"/>
                <w:szCs w:val="18"/>
              </w:rPr>
              <w:t>Customer</w:t>
            </w:r>
            <w:proofErr w:type="gramEnd"/>
            <w:r w:rsidR="00C4681B" w:rsidRPr="00C4681B">
              <w:rPr>
                <w:sz w:val="18"/>
                <w:szCs w:val="18"/>
              </w:rPr>
              <w:t xml:space="preserve"> may choose to engage with Microsoft’s Professional Services organization or another provider for assistance in transferring Customer Data and the respective </w:t>
            </w:r>
            <w:proofErr w:type="gramStart"/>
            <w:r w:rsidR="00C4681B" w:rsidRPr="00C4681B">
              <w:rPr>
                <w:sz w:val="18"/>
                <w:szCs w:val="18"/>
              </w:rPr>
              <w:t>function</w:t>
            </w:r>
            <w:proofErr w:type="gramEnd"/>
            <w:r w:rsidR="00C4681B" w:rsidRPr="00C4681B">
              <w:rPr>
                <w:sz w:val="18"/>
                <w:szCs w:val="18"/>
              </w:rPr>
              <w:t>,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457B42F5" w14:textId="77777777" w:rsidR="007D5BC7" w:rsidRPr="003D6B7A" w:rsidRDefault="00660C28" w:rsidP="003D6B7A">
            <w:pPr>
              <w:ind w:left="271"/>
              <w:rPr>
                <w:sz w:val="18"/>
                <w:szCs w:val="18"/>
              </w:rPr>
            </w:pPr>
            <w:r w:rsidRPr="003D6B7A">
              <w:rPr>
                <w:sz w:val="18"/>
                <w:szCs w:val="18"/>
              </w:rPr>
              <w:t>2.</w:t>
            </w:r>
            <w:r>
              <w:rPr>
                <w:sz w:val="18"/>
                <w:szCs w:val="18"/>
              </w:rPr>
              <w:t xml:space="preserve"> </w:t>
            </w:r>
            <w:r w:rsidRPr="003D6B7A">
              <w:rPr>
                <w:sz w:val="18"/>
                <w:szCs w:val="18"/>
              </w:rPr>
              <w:t xml:space="preserve">If Microsoft terminates the Enrollment </w:t>
            </w:r>
            <w:proofErr w:type="gramStart"/>
            <w:r w:rsidRPr="003D6B7A">
              <w:rPr>
                <w:sz w:val="18"/>
                <w:szCs w:val="18"/>
              </w:rPr>
              <w:t>as a result of</w:t>
            </w:r>
            <w:proofErr w:type="gramEnd"/>
            <w:r w:rsidRPr="003D6B7A">
              <w:rPr>
                <w:sz w:val="18"/>
                <w:szCs w:val="18"/>
              </w:rPr>
              <w:t xml:space="preserve"> an uncured breach by Customer, Microsoft will continue to provide the Online Services on a month-to-month basis for up to twelve months, or longer if expressly required by a Regulator in writing that Microsoft continue to provide the Online Services, from the date of termination. During such </w:t>
            </w:r>
            <w:proofErr w:type="gramStart"/>
            <w:r w:rsidRPr="003D6B7A">
              <w:rPr>
                <w:sz w:val="18"/>
                <w:szCs w:val="18"/>
              </w:rPr>
              <w:t>period</w:t>
            </w:r>
            <w:proofErr w:type="gramEnd"/>
            <w:r w:rsidRPr="003D6B7A">
              <w:rPr>
                <w:sz w:val="18"/>
                <w:szCs w:val="18"/>
              </w:rPr>
              <w:t xml:space="preserve">, Microsoft will continue to provide, and Customer will continue to receive and pay for, the Online Services pursuant to the terms and conditions of the Enrollment. In addition, during such </w:t>
            </w:r>
            <w:proofErr w:type="gramStart"/>
            <w:r w:rsidRPr="003D6B7A">
              <w:rPr>
                <w:sz w:val="18"/>
                <w:szCs w:val="18"/>
              </w:rPr>
              <w:t>period</w:t>
            </w:r>
            <w:proofErr w:type="gramEnd"/>
            <w:r w:rsidRPr="003D6B7A">
              <w:rPr>
                <w:sz w:val="18"/>
                <w:szCs w:val="18"/>
              </w:rPr>
              <w:t xml:space="preserve"> </w:t>
            </w:r>
            <w:proofErr w:type="gramStart"/>
            <w:r w:rsidRPr="003D6B7A">
              <w:rPr>
                <w:sz w:val="18"/>
                <w:szCs w:val="18"/>
              </w:rPr>
              <w:t>Customer</w:t>
            </w:r>
            <w:proofErr w:type="gramEnd"/>
            <w:r w:rsidRPr="003D6B7A">
              <w:rPr>
                <w:sz w:val="18"/>
                <w:szCs w:val="18"/>
              </w:rPr>
              <w:t xml:space="preserve"> will be able to retrieve </w:t>
            </w:r>
            <w:proofErr w:type="gramStart"/>
            <w:r w:rsidRPr="003D6B7A">
              <w:rPr>
                <w:sz w:val="18"/>
                <w:szCs w:val="18"/>
              </w:rPr>
              <w:t>its</w:t>
            </w:r>
            <w:proofErr w:type="gramEnd"/>
            <w:r w:rsidRPr="003D6B7A">
              <w:rPr>
                <w:sz w:val="18"/>
                <w:szCs w:val="18"/>
              </w:rPr>
              <w:t xml:space="preserve"> Customer Data through Microsoft’s standard processes and tools. The retrieval of Customer Data from the Online Services into Customer’s selected system or online service will occur at Customer’s expense and by Customer selected means. </w:t>
            </w:r>
            <w:proofErr w:type="gramStart"/>
            <w:r w:rsidRPr="003D6B7A">
              <w:rPr>
                <w:sz w:val="18"/>
                <w:szCs w:val="18"/>
              </w:rPr>
              <w:t>Customer</w:t>
            </w:r>
            <w:proofErr w:type="gramEnd"/>
            <w:r w:rsidRPr="003D6B7A">
              <w:rPr>
                <w:sz w:val="18"/>
                <w:szCs w:val="18"/>
              </w:rPr>
              <w:t xml:space="preserve"> may choose to engage with Microsoft’s Professional Services organization or another provider for assistance in transferring Customer Data and the respective </w:t>
            </w:r>
            <w:proofErr w:type="gramStart"/>
            <w:r w:rsidRPr="003D6B7A">
              <w:rPr>
                <w:sz w:val="18"/>
                <w:szCs w:val="18"/>
              </w:rPr>
              <w:t>function</w:t>
            </w:r>
            <w:proofErr w:type="gramEnd"/>
            <w:r w:rsidRPr="003D6B7A">
              <w:rPr>
                <w:sz w:val="18"/>
                <w:szCs w:val="18"/>
              </w:rPr>
              <w:t xml:space="preserve">,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   </w:t>
            </w:r>
          </w:p>
          <w:p w14:paraId="24C47EB5" w14:textId="77777777" w:rsidR="00F62E47" w:rsidRDefault="00F62E47" w:rsidP="003D6B7A">
            <w:pPr>
              <w:ind w:left="271"/>
              <w:rPr>
                <w:sz w:val="18"/>
                <w:szCs w:val="18"/>
              </w:rPr>
            </w:pPr>
          </w:p>
          <w:p w14:paraId="213DA718" w14:textId="77777777" w:rsidR="007D5BC7" w:rsidRPr="003D6B7A" w:rsidRDefault="00660C28" w:rsidP="003D6B7A">
            <w:pPr>
              <w:ind w:left="271"/>
              <w:rPr>
                <w:sz w:val="18"/>
                <w:szCs w:val="18"/>
              </w:rPr>
            </w:pPr>
            <w:r w:rsidRPr="003D6B7A">
              <w:rPr>
                <w:sz w:val="18"/>
                <w:szCs w:val="18"/>
              </w:rPr>
              <w:t>d.</w:t>
            </w:r>
            <w:r w:rsidRPr="003D6B7A">
              <w:rPr>
                <w:b/>
                <w:bCs/>
                <w:sz w:val="18"/>
                <w:szCs w:val="18"/>
              </w:rPr>
              <w:t xml:space="preserve"> Reversibility</w:t>
            </w:r>
            <w:r w:rsidRPr="003D6B7A">
              <w:rPr>
                <w:sz w:val="18"/>
                <w:szCs w:val="18"/>
              </w:rPr>
              <w:t xml:space="preserve">.   </w:t>
            </w:r>
          </w:p>
          <w:p w14:paraId="5540062E" w14:textId="77777777" w:rsidR="007D5BC7" w:rsidRPr="003D6B7A" w:rsidRDefault="00660C28" w:rsidP="003D6B7A">
            <w:pPr>
              <w:ind w:left="271"/>
              <w:rPr>
                <w:sz w:val="18"/>
                <w:szCs w:val="18"/>
              </w:rPr>
            </w:pPr>
            <w:r w:rsidRPr="003D6B7A">
              <w:rPr>
                <w:sz w:val="18"/>
                <w:szCs w:val="18"/>
              </w:rPr>
              <w:t>1.</w:t>
            </w:r>
            <w:r>
              <w:rPr>
                <w:sz w:val="18"/>
                <w:szCs w:val="18"/>
              </w:rPr>
              <w:t xml:space="preserve"> </w:t>
            </w:r>
            <w:r w:rsidRPr="003D6B7A">
              <w:rPr>
                <w:sz w:val="18"/>
                <w:szCs w:val="18"/>
              </w:rPr>
              <w:t xml:space="preserve">In the event of a termination or expiration of the Enrollment as described in this Section 8, and Customer chooses to migrate its Customer Data to a different online service, Customer may request that Microsoft </w:t>
            </w:r>
            <w:proofErr w:type="gramStart"/>
            <w:r w:rsidRPr="003D6B7A">
              <w:rPr>
                <w:sz w:val="18"/>
                <w:szCs w:val="18"/>
              </w:rPr>
              <w:t>provide assistance</w:t>
            </w:r>
            <w:proofErr w:type="gramEnd"/>
            <w:r w:rsidRPr="003D6B7A">
              <w:rPr>
                <w:sz w:val="18"/>
                <w:szCs w:val="18"/>
              </w:rPr>
              <w:t xml:space="preserve"> in such transition through Microsoft’s Professional Services organization at the then-current rates for such services. </w:t>
            </w:r>
          </w:p>
          <w:p w14:paraId="1439F0F9" w14:textId="77777777" w:rsidR="007D5BC7" w:rsidRDefault="00660C28" w:rsidP="00E0336A">
            <w:pPr>
              <w:ind w:left="271"/>
              <w:rPr>
                <w:sz w:val="18"/>
                <w:szCs w:val="18"/>
                <w:u w:val="single"/>
              </w:rPr>
            </w:pPr>
            <w:r w:rsidRPr="003D6B7A">
              <w:rPr>
                <w:sz w:val="18"/>
                <w:szCs w:val="18"/>
              </w:rPr>
              <w:t>2.</w:t>
            </w:r>
            <w:r>
              <w:rPr>
                <w:sz w:val="18"/>
                <w:szCs w:val="18"/>
              </w:rPr>
              <w:t xml:space="preserve"> </w:t>
            </w:r>
            <w:r w:rsidRPr="003D6B7A">
              <w:rPr>
                <w:sz w:val="18"/>
                <w:szCs w:val="18"/>
              </w:rPr>
              <w:t xml:space="preserve">Customer may request migration or transition assistance and support in retrieval of its Customer Data from Microsoft’s Professional Services organization at </w:t>
            </w:r>
            <w:proofErr w:type="spellStart"/>
            <w:r w:rsidRPr="003D6B7A">
              <w:rPr>
                <w:sz w:val="18"/>
                <w:szCs w:val="18"/>
              </w:rPr>
              <w:t>any</w:t>
            </w:r>
            <w:r>
              <w:rPr>
                <w:sz w:val="18"/>
                <w:szCs w:val="18"/>
              </w:rPr>
              <w:t>ti</w:t>
            </w:r>
            <w:r w:rsidRPr="003D6B7A">
              <w:rPr>
                <w:sz w:val="18"/>
                <w:szCs w:val="18"/>
              </w:rPr>
              <w:t>me</w:t>
            </w:r>
            <w:proofErr w:type="spellEnd"/>
            <w:r w:rsidRPr="003D6B7A">
              <w:rPr>
                <w:sz w:val="18"/>
                <w:szCs w:val="18"/>
              </w:rPr>
              <w:t xml:space="preserve"> during th</w:t>
            </w:r>
            <w:r>
              <w:rPr>
                <w:sz w:val="18"/>
                <w:szCs w:val="18"/>
              </w:rPr>
              <w:t>e e</w:t>
            </w:r>
            <w:r w:rsidRPr="003D6B7A">
              <w:rPr>
                <w:sz w:val="18"/>
                <w:szCs w:val="18"/>
              </w:rPr>
              <w:t>xtended service period described in Section 8(c).</w:t>
            </w:r>
          </w:p>
          <w:p w14:paraId="0DDE4745" w14:textId="77777777" w:rsidR="007D5BC7" w:rsidRDefault="00660C28" w:rsidP="00345A8F">
            <w:pPr>
              <w:ind w:left="251"/>
              <w:rPr>
                <w:sz w:val="18"/>
                <w:szCs w:val="18"/>
              </w:rPr>
            </w:pPr>
            <w:r>
              <w:rPr>
                <w:sz w:val="18"/>
                <w:szCs w:val="18"/>
              </w:rPr>
              <w:t xml:space="preserve">e.  </w:t>
            </w:r>
            <w:r w:rsidRPr="00F8006A">
              <w:rPr>
                <w:b/>
                <w:bCs/>
                <w:sz w:val="18"/>
                <w:szCs w:val="18"/>
              </w:rPr>
              <w:t>Microsoft’s Business Continuity and Disaster Recovery Plans</w:t>
            </w:r>
            <w:r w:rsidRPr="00CF68E1">
              <w:rPr>
                <w:sz w:val="18"/>
                <w:szCs w:val="18"/>
              </w:rPr>
              <w:t xml:space="preserve">. Microsoft has and will maintain for the duration of the Enrollment adequate business continuity and disaster recovery plans intended to restore normal operations and the proper provision of </w:t>
            </w:r>
            <w:proofErr w:type="gramStart"/>
            <w:r w:rsidRPr="00CF68E1">
              <w:rPr>
                <w:sz w:val="18"/>
                <w:szCs w:val="18"/>
              </w:rPr>
              <w:t>the Online</w:t>
            </w:r>
            <w:proofErr w:type="gramEnd"/>
            <w:r w:rsidRPr="00CF68E1">
              <w:rPr>
                <w:sz w:val="18"/>
                <w:szCs w:val="18"/>
              </w:rPr>
              <w:t xml:space="preserve"> Services in the event of an emergency and in accordance with applicable laws and regulations. The controls supporting such plans are validated through ISO 27001 and SSAE 18 SOC 2 Type II audits, which are initiated for each Online Service at least annually and are performed by qualified, independent, third-party auditors.</w:t>
            </w:r>
          </w:p>
          <w:p w14:paraId="2360C822" w14:textId="77777777" w:rsidR="007D5BC7" w:rsidRDefault="007D5BC7" w:rsidP="00345A8F">
            <w:pPr>
              <w:rPr>
                <w:b/>
                <w:bCs/>
                <w:sz w:val="18"/>
                <w:szCs w:val="18"/>
              </w:rPr>
            </w:pPr>
          </w:p>
          <w:p w14:paraId="52EA7E51" w14:textId="77777777" w:rsidR="007D5BC7" w:rsidRPr="00F62E47" w:rsidRDefault="00660C28" w:rsidP="00345A8F">
            <w:pPr>
              <w:rPr>
                <w:b/>
                <w:bCs/>
                <w:sz w:val="18"/>
                <w:szCs w:val="18"/>
              </w:rPr>
            </w:pPr>
            <w:r w:rsidRPr="00CF6D41">
              <w:rPr>
                <w:b/>
                <w:bCs/>
                <w:sz w:val="18"/>
                <w:szCs w:val="18"/>
              </w:rPr>
              <w:t xml:space="preserve">DPA: </w:t>
            </w:r>
          </w:p>
          <w:p w14:paraId="08FCCB96" w14:textId="77777777" w:rsidR="007D5BC7" w:rsidRPr="000E1E6F" w:rsidRDefault="00660C28" w:rsidP="00345A8F">
            <w:pPr>
              <w:ind w:left="251"/>
              <w:rPr>
                <w:sz w:val="18"/>
                <w:szCs w:val="18"/>
              </w:rPr>
            </w:pPr>
            <w:r w:rsidRPr="000E1E6F">
              <w:rPr>
                <w:sz w:val="18"/>
                <w:szCs w:val="18"/>
              </w:rPr>
              <w:t>[</w:t>
            </w:r>
            <w:r w:rsidRPr="000E1E6F">
              <w:rPr>
                <w:i/>
                <w:iCs/>
                <w:sz w:val="18"/>
                <w:szCs w:val="18"/>
              </w:rPr>
              <w:t>N</w:t>
            </w:r>
            <w:r>
              <w:rPr>
                <w:i/>
                <w:iCs/>
                <w:sz w:val="18"/>
                <w:szCs w:val="18"/>
              </w:rPr>
              <w:t>OTE</w:t>
            </w:r>
            <w:r w:rsidRPr="000E1E6F">
              <w:rPr>
                <w:i/>
                <w:iCs/>
                <w:sz w:val="18"/>
                <w:szCs w:val="18"/>
              </w:rPr>
              <w:t>: See Data Security Section</w:t>
            </w:r>
            <w:r w:rsidRPr="000E1E6F">
              <w:rPr>
                <w:sz w:val="18"/>
                <w:szCs w:val="18"/>
              </w:rPr>
              <w:t xml:space="preserve">] </w:t>
            </w:r>
          </w:p>
          <w:p w14:paraId="651AEB05" w14:textId="77777777" w:rsidR="007D5BC7" w:rsidRPr="00CF6D41" w:rsidRDefault="00660C28" w:rsidP="00345A8F">
            <w:pPr>
              <w:ind w:left="251"/>
              <w:rPr>
                <w:sz w:val="18"/>
                <w:szCs w:val="18"/>
                <w:u w:val="single"/>
              </w:rPr>
            </w:pPr>
            <w:r w:rsidRPr="00CF6D41">
              <w:rPr>
                <w:sz w:val="18"/>
                <w:szCs w:val="18"/>
                <w:u w:val="single"/>
              </w:rPr>
              <w:t>Security Practices and Policies</w:t>
            </w:r>
          </w:p>
          <w:p w14:paraId="54B6FB21" w14:textId="77777777" w:rsidR="007D5BC7" w:rsidRDefault="00660C28" w:rsidP="003339C2">
            <w:pPr>
              <w:ind w:left="251"/>
              <w:rPr>
                <w:sz w:val="18"/>
                <w:szCs w:val="18"/>
              </w:rPr>
            </w:pPr>
            <w:r w:rsidRPr="00CF68E1">
              <w:rPr>
                <w:sz w:val="18"/>
                <w:szCs w:val="18"/>
              </w:rPr>
              <w:t>Microsoft will implement and maintain appropriate technical and organizational measures to protect Customer Data, Professional Services Data, and Personal Data against accidental or unlawful destruction, loss, alteration, unauthorized disclosure of, or access to, personal data transmitted, stored or otherwise processed. Those measures shall be set forth in a Microsoft Security Policy. Microsoft will make that policy available to Customer, along with other information reasonably requested by Customer regarding Microsoft security practices and policies.</w:t>
            </w:r>
          </w:p>
          <w:p w14:paraId="0ACCF270" w14:textId="77777777" w:rsidR="007D5BC7" w:rsidRDefault="007D5BC7" w:rsidP="003339C2">
            <w:pPr>
              <w:ind w:left="251"/>
              <w:rPr>
                <w:sz w:val="18"/>
                <w:szCs w:val="18"/>
              </w:rPr>
            </w:pPr>
          </w:p>
          <w:p w14:paraId="737D772B" w14:textId="77777777" w:rsidR="007D5BC7" w:rsidRPr="00410397" w:rsidRDefault="00660C28" w:rsidP="00410397">
            <w:pPr>
              <w:ind w:left="251"/>
              <w:rPr>
                <w:bCs/>
                <w:sz w:val="18"/>
                <w:szCs w:val="18"/>
                <w:u w:val="single"/>
              </w:rPr>
            </w:pPr>
            <w:r w:rsidRPr="00410397">
              <w:rPr>
                <w:bCs/>
                <w:sz w:val="18"/>
                <w:szCs w:val="18"/>
                <w:u w:val="single"/>
              </w:rPr>
              <w:t>Security Incident Notification</w:t>
            </w:r>
          </w:p>
          <w:p w14:paraId="2F51AD93" w14:textId="77777777" w:rsidR="007D5BC7" w:rsidRDefault="00660C28" w:rsidP="00410397">
            <w:pPr>
              <w:ind w:left="251"/>
              <w:rPr>
                <w:sz w:val="18"/>
                <w:szCs w:val="18"/>
              </w:rPr>
            </w:pPr>
            <w:r w:rsidRPr="00410397">
              <w:rPr>
                <w:sz w:val="18"/>
                <w:szCs w:val="18"/>
              </w:rPr>
              <w:t>If Microsoft becomes aware of a breach of security leading to the accidental or unlawful destruction, loss, alteration, unauthorized disclosure of, or access to Customer Data, Professional Services Data, or Personal Data while processed by Microsoft (each a “Security Incident”),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6B7CAB1B" w14:textId="77777777" w:rsidR="007D5BC7" w:rsidRPr="00410397" w:rsidRDefault="007D5BC7" w:rsidP="00410397">
            <w:pPr>
              <w:ind w:left="251"/>
              <w:rPr>
                <w:sz w:val="18"/>
                <w:szCs w:val="18"/>
              </w:rPr>
            </w:pPr>
          </w:p>
          <w:p w14:paraId="28BD0852" w14:textId="77777777" w:rsidR="007D5BC7" w:rsidRDefault="00660C28" w:rsidP="00410397">
            <w:pPr>
              <w:ind w:left="251"/>
              <w:rPr>
                <w:sz w:val="18"/>
                <w:szCs w:val="18"/>
              </w:rPr>
            </w:pPr>
            <w:r w:rsidRPr="00410397">
              <w:rPr>
                <w:sz w:val="18"/>
                <w:szCs w:val="18"/>
              </w:rPr>
              <w:t xml:space="preserve">Notification(s) of Security Incidents will be delivered to </w:t>
            </w:r>
            <w:proofErr w:type="gramStart"/>
            <w:r w:rsidRPr="00410397">
              <w:rPr>
                <w:sz w:val="18"/>
                <w:szCs w:val="18"/>
              </w:rPr>
              <w:t>Customer</w:t>
            </w:r>
            <w:proofErr w:type="gramEnd"/>
            <w:r w:rsidRPr="00410397">
              <w:rPr>
                <w:sz w:val="18"/>
                <w:szCs w:val="18"/>
              </w:rPr>
              <w:t xml:space="preserve"> by any means Microsoft selects, including via email. It is Customer’s sole responsibility to ensure Customer maintains accurate contact information with Microsoft for each applicable Product and Professional Service. Customer is solely responsible for complying with </w:t>
            </w:r>
            <w:proofErr w:type="gramStart"/>
            <w:r w:rsidRPr="00410397">
              <w:rPr>
                <w:sz w:val="18"/>
                <w:szCs w:val="18"/>
              </w:rPr>
              <w:t>its</w:t>
            </w:r>
            <w:proofErr w:type="gramEnd"/>
            <w:r w:rsidRPr="00410397">
              <w:rPr>
                <w:sz w:val="18"/>
                <w:szCs w:val="18"/>
              </w:rPr>
              <w:t xml:space="preserve"> obligations under incident notification laws applicable to Customer and fulfilling any third-party notification obligations related to any Security Incident.</w:t>
            </w:r>
          </w:p>
          <w:p w14:paraId="76F4FFA3" w14:textId="77777777" w:rsidR="007D5BC7" w:rsidRPr="00410397" w:rsidRDefault="007D5BC7" w:rsidP="00410397">
            <w:pPr>
              <w:ind w:left="251"/>
              <w:rPr>
                <w:sz w:val="18"/>
                <w:szCs w:val="18"/>
              </w:rPr>
            </w:pPr>
          </w:p>
          <w:p w14:paraId="300005DB" w14:textId="77777777" w:rsidR="007D5BC7" w:rsidRDefault="00660C28" w:rsidP="00410397">
            <w:pPr>
              <w:ind w:left="251"/>
              <w:rPr>
                <w:sz w:val="18"/>
                <w:szCs w:val="18"/>
              </w:rPr>
            </w:pPr>
            <w:r w:rsidRPr="00410397">
              <w:rPr>
                <w:sz w:val="18"/>
                <w:szCs w:val="18"/>
              </w:rPr>
              <w:t>Microsoft shall make reasonable efforts to assist Customer in fulfilling Customer’s obligation under GDPR Article 33 or other applicable law or regulation to notify the relevant supervisory authority and data subjects about such Security Incident.</w:t>
            </w:r>
          </w:p>
          <w:p w14:paraId="0BED5CEE" w14:textId="77777777" w:rsidR="007D5BC7" w:rsidRPr="00410397" w:rsidRDefault="007D5BC7" w:rsidP="00410397">
            <w:pPr>
              <w:ind w:left="251"/>
              <w:rPr>
                <w:sz w:val="18"/>
                <w:szCs w:val="18"/>
              </w:rPr>
            </w:pPr>
          </w:p>
          <w:p w14:paraId="2C12DD0C" w14:textId="77777777" w:rsidR="007D5BC7" w:rsidRDefault="00660C28" w:rsidP="00410397">
            <w:pPr>
              <w:ind w:left="251"/>
              <w:rPr>
                <w:sz w:val="18"/>
                <w:szCs w:val="18"/>
              </w:rPr>
            </w:pPr>
            <w:r w:rsidRPr="00410397">
              <w:rPr>
                <w:sz w:val="18"/>
                <w:szCs w:val="18"/>
              </w:rPr>
              <w:t xml:space="preserve">Microsoft’s notification of </w:t>
            </w:r>
            <w:proofErr w:type="gramStart"/>
            <w:r w:rsidRPr="00410397">
              <w:rPr>
                <w:sz w:val="18"/>
                <w:szCs w:val="18"/>
              </w:rPr>
              <w:t>or</w:t>
            </w:r>
            <w:proofErr w:type="gramEnd"/>
            <w:r w:rsidRPr="00410397">
              <w:rPr>
                <w:sz w:val="18"/>
                <w:szCs w:val="18"/>
              </w:rPr>
              <w:t xml:space="preserve"> response to a Security Incident under this section is not an acknowledgement by Microsoft of any fault or liability with respect to the Security Incident.</w:t>
            </w:r>
          </w:p>
          <w:p w14:paraId="6AB6CCE1" w14:textId="77777777" w:rsidR="007D5BC7" w:rsidRPr="00410397" w:rsidRDefault="007D5BC7" w:rsidP="00410397">
            <w:pPr>
              <w:ind w:left="251"/>
              <w:rPr>
                <w:sz w:val="18"/>
                <w:szCs w:val="18"/>
              </w:rPr>
            </w:pPr>
          </w:p>
          <w:p w14:paraId="01DEC46F" w14:textId="77777777" w:rsidR="007D5BC7" w:rsidRPr="00410397" w:rsidRDefault="00660C28" w:rsidP="00410397">
            <w:pPr>
              <w:ind w:left="251"/>
              <w:rPr>
                <w:sz w:val="18"/>
                <w:szCs w:val="18"/>
              </w:rPr>
            </w:pPr>
            <w:r w:rsidRPr="00410397">
              <w:rPr>
                <w:sz w:val="18"/>
                <w:szCs w:val="18"/>
              </w:rPr>
              <w:t>Customer must notify Microsoft promptly about any possible misuse of its accounts or authentication credentials or any security incident related to the Products and Services.</w:t>
            </w:r>
          </w:p>
          <w:p w14:paraId="5A2290FE" w14:textId="77777777" w:rsidR="007D5BC7" w:rsidRPr="00CF68E1" w:rsidRDefault="007D5BC7" w:rsidP="003339C2">
            <w:pPr>
              <w:rPr>
                <w:sz w:val="18"/>
                <w:szCs w:val="18"/>
              </w:rPr>
            </w:pPr>
          </w:p>
          <w:p w14:paraId="7B2142BA" w14:textId="77777777" w:rsidR="007D5BC7" w:rsidRPr="00CF6D41" w:rsidRDefault="00660C28" w:rsidP="00345A8F">
            <w:pPr>
              <w:ind w:left="251"/>
              <w:rPr>
                <w:sz w:val="18"/>
                <w:szCs w:val="18"/>
                <w:u w:val="single"/>
              </w:rPr>
            </w:pPr>
            <w:r w:rsidRPr="00CF6D41">
              <w:rPr>
                <w:sz w:val="18"/>
                <w:szCs w:val="18"/>
                <w:u w:val="single"/>
              </w:rPr>
              <w:t xml:space="preserve">Notice and Controls on use of </w:t>
            </w:r>
            <w:proofErr w:type="spellStart"/>
            <w:r w:rsidRPr="00CF6D41">
              <w:rPr>
                <w:sz w:val="18"/>
                <w:szCs w:val="18"/>
                <w:u w:val="single"/>
              </w:rPr>
              <w:t>Subprocessors</w:t>
            </w:r>
            <w:proofErr w:type="spellEnd"/>
          </w:p>
          <w:p w14:paraId="4609E456" w14:textId="77777777" w:rsidR="007D5BC7" w:rsidRPr="00CF68E1" w:rsidRDefault="00660C28" w:rsidP="00345A8F">
            <w:pPr>
              <w:ind w:left="251"/>
              <w:rPr>
                <w:sz w:val="18"/>
                <w:szCs w:val="18"/>
              </w:rPr>
            </w:pPr>
            <w:r w:rsidRPr="00CF68E1">
              <w:rPr>
                <w:sz w:val="18"/>
                <w:szCs w:val="18"/>
              </w:rPr>
              <w:t xml:space="preserve">Microsoft is responsible for its </w:t>
            </w:r>
            <w:proofErr w:type="spellStart"/>
            <w:r w:rsidRPr="00CF68E1">
              <w:rPr>
                <w:sz w:val="18"/>
                <w:szCs w:val="18"/>
              </w:rPr>
              <w:t>Subprocessors</w:t>
            </w:r>
            <w:proofErr w:type="spellEnd"/>
            <w:r w:rsidRPr="00CF68E1">
              <w:rPr>
                <w:sz w:val="18"/>
                <w:szCs w:val="18"/>
              </w:rPr>
              <w:t xml:space="preserve">’ compliance with Microsoft’s obligations in this DPA. </w:t>
            </w:r>
          </w:p>
          <w:p w14:paraId="0489A05F" w14:textId="77777777" w:rsidR="007D5BC7" w:rsidRPr="00CF68E1" w:rsidRDefault="007D5BC7" w:rsidP="00345A8F">
            <w:pPr>
              <w:ind w:left="251"/>
              <w:rPr>
                <w:sz w:val="18"/>
                <w:szCs w:val="18"/>
              </w:rPr>
            </w:pPr>
          </w:p>
          <w:p w14:paraId="2EDA09EB" w14:textId="77777777" w:rsidR="007D5BC7" w:rsidRPr="00F8006A" w:rsidRDefault="00660C28" w:rsidP="00345A8F">
            <w:pPr>
              <w:ind w:left="251"/>
              <w:rPr>
                <w:sz w:val="18"/>
                <w:szCs w:val="18"/>
                <w:u w:val="single"/>
              </w:rPr>
            </w:pPr>
            <w:r>
              <w:rPr>
                <w:sz w:val="18"/>
                <w:szCs w:val="18"/>
                <w:u w:val="single"/>
              </w:rPr>
              <w:t>[</w:t>
            </w:r>
            <w:r w:rsidRPr="00684260">
              <w:rPr>
                <w:i/>
                <w:iCs/>
                <w:sz w:val="18"/>
                <w:szCs w:val="18"/>
                <w:u w:val="single"/>
              </w:rPr>
              <w:t>N</w:t>
            </w:r>
            <w:r>
              <w:rPr>
                <w:i/>
                <w:iCs/>
                <w:sz w:val="18"/>
                <w:szCs w:val="18"/>
                <w:u w:val="single"/>
              </w:rPr>
              <w:t>OTE</w:t>
            </w:r>
            <w:r w:rsidRPr="00684260">
              <w:rPr>
                <w:i/>
                <w:iCs/>
                <w:sz w:val="18"/>
                <w:szCs w:val="18"/>
                <w:u w:val="single"/>
              </w:rPr>
              <w:t>: See Appendix A</w:t>
            </w:r>
            <w:r>
              <w:rPr>
                <w:i/>
                <w:iCs/>
                <w:sz w:val="18"/>
                <w:szCs w:val="18"/>
                <w:u w:val="single"/>
              </w:rPr>
              <w:t xml:space="preserve"> – Security Measures</w:t>
            </w:r>
            <w:r>
              <w:rPr>
                <w:sz w:val="18"/>
                <w:szCs w:val="18"/>
                <w:u w:val="single"/>
              </w:rPr>
              <w:t>]</w:t>
            </w:r>
          </w:p>
          <w:p w14:paraId="7DBB590E" w14:textId="77777777" w:rsidR="007D5BC7" w:rsidRPr="00CF68E1" w:rsidRDefault="007D5BC7" w:rsidP="00E549E8">
            <w:pPr>
              <w:ind w:left="251"/>
              <w:rPr>
                <w:sz w:val="18"/>
                <w:szCs w:val="18"/>
              </w:rPr>
            </w:pPr>
          </w:p>
        </w:tc>
        <w:tc>
          <w:tcPr>
            <w:tcW w:w="7470" w:type="dxa"/>
          </w:tcPr>
          <w:p w14:paraId="17546261" w14:textId="77777777" w:rsidR="007D5BC7" w:rsidRPr="00434A83" w:rsidRDefault="00660C28" w:rsidP="00345A8F">
            <w:pPr>
              <w:rPr>
                <w:b/>
                <w:bCs/>
                <w:sz w:val="18"/>
                <w:szCs w:val="18"/>
              </w:rPr>
            </w:pPr>
            <w:r w:rsidRPr="2B82A225">
              <w:rPr>
                <w:sz w:val="18"/>
                <w:szCs w:val="18"/>
              </w:rPr>
              <w:t>Microsoft offers specific business contingency plans, which are tested annually</w:t>
            </w:r>
            <w:r w:rsidR="0013060D">
              <w:rPr>
                <w:sz w:val="18"/>
                <w:szCs w:val="18"/>
              </w:rPr>
              <w:t>.</w:t>
            </w:r>
            <w:r w:rsidRPr="2B82A225">
              <w:rPr>
                <w:sz w:val="18"/>
                <w:szCs w:val="18"/>
              </w:rPr>
              <w:t xml:space="preserve"> (M</w:t>
            </w:r>
            <w:r w:rsidR="00FA5A20">
              <w:rPr>
                <w:sz w:val="18"/>
                <w:szCs w:val="18"/>
              </w:rPr>
              <w:t>850</w:t>
            </w:r>
            <w:r w:rsidRPr="2B82A225">
              <w:rPr>
                <w:sz w:val="18"/>
                <w:szCs w:val="18"/>
              </w:rPr>
              <w:t>, 8(e)). Microsoft’s incident response measures and security practices and policies are set forth across the M</w:t>
            </w:r>
            <w:r w:rsidR="00FA5A20">
              <w:rPr>
                <w:sz w:val="18"/>
                <w:szCs w:val="18"/>
              </w:rPr>
              <w:t>850</w:t>
            </w:r>
            <w:r w:rsidRPr="2B82A225">
              <w:rPr>
                <w:sz w:val="18"/>
                <w:szCs w:val="18"/>
              </w:rPr>
              <w:t xml:space="preserve">, DORA </w:t>
            </w:r>
            <w:r w:rsidR="00C4681B">
              <w:rPr>
                <w:sz w:val="18"/>
                <w:szCs w:val="18"/>
              </w:rPr>
              <w:t>Supplement</w:t>
            </w:r>
            <w:r w:rsidRPr="2B82A225">
              <w:rPr>
                <w:sz w:val="18"/>
                <w:szCs w:val="18"/>
              </w:rPr>
              <w:t xml:space="preserve">, and DPA. </w:t>
            </w:r>
          </w:p>
          <w:p w14:paraId="1B4ED31F" w14:textId="77777777" w:rsidR="007D5BC7" w:rsidRDefault="007D5BC7" w:rsidP="00345A8F">
            <w:pPr>
              <w:rPr>
                <w:b/>
                <w:bCs/>
                <w:sz w:val="18"/>
                <w:szCs w:val="18"/>
              </w:rPr>
            </w:pPr>
          </w:p>
          <w:p w14:paraId="3A06025C" w14:textId="77777777" w:rsidR="007D5BC7" w:rsidRPr="005E61E1" w:rsidRDefault="00660C28" w:rsidP="00345A8F">
            <w:pPr>
              <w:rPr>
                <w:sz w:val="18"/>
                <w:szCs w:val="18"/>
                <w:u w:val="single"/>
              </w:rPr>
            </w:pPr>
            <w:r w:rsidRPr="005E61E1">
              <w:rPr>
                <w:sz w:val="18"/>
                <w:szCs w:val="18"/>
                <w:u w:val="single"/>
              </w:rPr>
              <w:t>Business contingency plans</w:t>
            </w:r>
          </w:p>
          <w:p w14:paraId="139562CF" w14:textId="77777777" w:rsidR="007D5BC7" w:rsidRDefault="00660C28" w:rsidP="0063537B">
            <w:pPr>
              <w:pStyle w:val="ListParagraph"/>
              <w:numPr>
                <w:ilvl w:val="0"/>
                <w:numId w:val="3"/>
              </w:numPr>
              <w:ind w:left="241" w:hanging="180"/>
              <w:rPr>
                <w:sz w:val="18"/>
                <w:szCs w:val="18"/>
              </w:rPr>
            </w:pPr>
            <w:r>
              <w:rPr>
                <w:sz w:val="18"/>
                <w:szCs w:val="18"/>
              </w:rPr>
              <w:t>Upon a Regulator’s intervention of Customer</w:t>
            </w:r>
            <w:r w:rsidR="0076409D">
              <w:rPr>
                <w:sz w:val="18"/>
                <w:szCs w:val="18"/>
              </w:rPr>
              <w:t xml:space="preserve"> or FS Entity</w:t>
            </w:r>
            <w:r>
              <w:rPr>
                <w:sz w:val="18"/>
                <w:szCs w:val="18"/>
              </w:rPr>
              <w:t>, Microsoft will comply with the Regulator and assist in preserving Customer</w:t>
            </w:r>
            <w:r w:rsidR="0076409D">
              <w:rPr>
                <w:sz w:val="18"/>
                <w:szCs w:val="18"/>
              </w:rPr>
              <w:t xml:space="preserve"> or FS Entity</w:t>
            </w:r>
            <w:r>
              <w:rPr>
                <w:sz w:val="18"/>
                <w:szCs w:val="18"/>
              </w:rPr>
              <w:t>’s business continuity</w:t>
            </w:r>
            <w:r w:rsidR="00A63631">
              <w:rPr>
                <w:sz w:val="18"/>
                <w:szCs w:val="18"/>
              </w:rPr>
              <w:t>.</w:t>
            </w:r>
            <w:r>
              <w:rPr>
                <w:sz w:val="18"/>
                <w:szCs w:val="18"/>
              </w:rPr>
              <w:t xml:space="preserve"> (M</w:t>
            </w:r>
            <w:r w:rsidR="007A607D">
              <w:rPr>
                <w:sz w:val="18"/>
                <w:szCs w:val="18"/>
              </w:rPr>
              <w:t>850</w:t>
            </w:r>
            <w:r>
              <w:rPr>
                <w:sz w:val="18"/>
                <w:szCs w:val="18"/>
              </w:rPr>
              <w:t>, 8(a)).</w:t>
            </w:r>
          </w:p>
          <w:p w14:paraId="64FC5B71" w14:textId="77777777" w:rsidR="007D5BC7" w:rsidRDefault="00660C28" w:rsidP="0063537B">
            <w:pPr>
              <w:pStyle w:val="ListParagraph"/>
              <w:numPr>
                <w:ilvl w:val="0"/>
                <w:numId w:val="3"/>
              </w:numPr>
              <w:ind w:left="241" w:hanging="180"/>
              <w:rPr>
                <w:sz w:val="18"/>
                <w:szCs w:val="18"/>
              </w:rPr>
            </w:pPr>
            <w:r>
              <w:rPr>
                <w:sz w:val="18"/>
                <w:szCs w:val="18"/>
              </w:rPr>
              <w:t xml:space="preserve">In </w:t>
            </w:r>
            <w:r w:rsidRPr="00B16329">
              <w:rPr>
                <w:sz w:val="18"/>
                <w:szCs w:val="18"/>
              </w:rPr>
              <w:t xml:space="preserve">the event of </w:t>
            </w:r>
            <w:proofErr w:type="gramStart"/>
            <w:r w:rsidRPr="00B16329">
              <w:rPr>
                <w:sz w:val="18"/>
                <w:szCs w:val="18"/>
              </w:rPr>
              <w:t>the insolvency</w:t>
            </w:r>
            <w:proofErr w:type="gramEnd"/>
            <w:r w:rsidRPr="00B16329">
              <w:rPr>
                <w:sz w:val="18"/>
                <w:szCs w:val="18"/>
              </w:rPr>
              <w:t>, reorganization, liquidation or some other action impacting Customer</w:t>
            </w:r>
            <w:r w:rsidR="0076409D">
              <w:rPr>
                <w:sz w:val="18"/>
                <w:szCs w:val="18"/>
              </w:rPr>
              <w:t xml:space="preserve"> or FS Entity</w:t>
            </w:r>
            <w:r>
              <w:rPr>
                <w:sz w:val="18"/>
                <w:szCs w:val="18"/>
              </w:rPr>
              <w:t xml:space="preserve">, </w:t>
            </w:r>
            <w:r w:rsidRPr="00B16329">
              <w:rPr>
                <w:sz w:val="18"/>
                <w:szCs w:val="18"/>
              </w:rPr>
              <w:t xml:space="preserve">Microsoft will </w:t>
            </w:r>
            <w:proofErr w:type="gramStart"/>
            <w:r w:rsidRPr="00B16329">
              <w:rPr>
                <w:sz w:val="18"/>
                <w:szCs w:val="18"/>
              </w:rPr>
              <w:t>consent</w:t>
            </w:r>
            <w:r>
              <w:rPr>
                <w:sz w:val="18"/>
                <w:szCs w:val="18"/>
              </w:rPr>
              <w:t>,</w:t>
            </w:r>
            <w:r w:rsidRPr="00B16329">
              <w:rPr>
                <w:sz w:val="18"/>
                <w:szCs w:val="18"/>
              </w:rPr>
              <w:t xml:space="preserve">  if</w:t>
            </w:r>
            <w:proofErr w:type="gramEnd"/>
            <w:r w:rsidRPr="00B16329">
              <w:rPr>
                <w:sz w:val="18"/>
                <w:szCs w:val="18"/>
              </w:rPr>
              <w:t xml:space="preserve"> required</w:t>
            </w:r>
            <w:r>
              <w:rPr>
                <w:sz w:val="18"/>
                <w:szCs w:val="18"/>
              </w:rPr>
              <w:t xml:space="preserve">, </w:t>
            </w:r>
            <w:r w:rsidRPr="00B16329">
              <w:rPr>
                <w:sz w:val="18"/>
                <w:szCs w:val="18"/>
              </w:rPr>
              <w:t xml:space="preserve">to </w:t>
            </w:r>
            <w:proofErr w:type="gramStart"/>
            <w:r w:rsidRPr="00B16329">
              <w:rPr>
                <w:sz w:val="18"/>
                <w:szCs w:val="18"/>
              </w:rPr>
              <w:t>Customer</w:t>
            </w:r>
            <w:proofErr w:type="gramEnd"/>
            <w:r w:rsidRPr="00B16329">
              <w:rPr>
                <w:sz w:val="18"/>
                <w:szCs w:val="18"/>
              </w:rPr>
              <w:t xml:space="preserve"> assigning, sublicensing or transferring its rights under the Enrollment</w:t>
            </w:r>
            <w:r>
              <w:rPr>
                <w:sz w:val="18"/>
                <w:szCs w:val="18"/>
              </w:rPr>
              <w:t xml:space="preserve"> (M</w:t>
            </w:r>
            <w:r w:rsidR="00F757F5">
              <w:rPr>
                <w:sz w:val="18"/>
                <w:szCs w:val="18"/>
              </w:rPr>
              <w:t>850</w:t>
            </w:r>
            <w:r>
              <w:rPr>
                <w:sz w:val="18"/>
                <w:szCs w:val="18"/>
              </w:rPr>
              <w:t>, 8(b)(1)).</w:t>
            </w:r>
          </w:p>
          <w:p w14:paraId="404CD964" w14:textId="77777777" w:rsidR="007D5BC7" w:rsidRPr="00AE3835" w:rsidRDefault="00660C28" w:rsidP="0063537B">
            <w:pPr>
              <w:pStyle w:val="ListParagraph"/>
              <w:numPr>
                <w:ilvl w:val="0"/>
                <w:numId w:val="3"/>
              </w:numPr>
              <w:ind w:left="241" w:hanging="180"/>
              <w:rPr>
                <w:sz w:val="18"/>
                <w:szCs w:val="18"/>
              </w:rPr>
            </w:pPr>
            <w:r w:rsidRPr="00AE3835">
              <w:rPr>
                <w:sz w:val="18"/>
                <w:szCs w:val="18"/>
              </w:rPr>
              <w:t>Section 8 of the M</w:t>
            </w:r>
            <w:r w:rsidR="00F757F5">
              <w:rPr>
                <w:sz w:val="18"/>
                <w:szCs w:val="18"/>
              </w:rPr>
              <w:t>850</w:t>
            </w:r>
            <w:r w:rsidRPr="00AE3835">
              <w:rPr>
                <w:sz w:val="18"/>
                <w:szCs w:val="18"/>
              </w:rPr>
              <w:t xml:space="preserve"> set</w:t>
            </w:r>
            <w:r w:rsidR="00A63631">
              <w:rPr>
                <w:sz w:val="18"/>
                <w:szCs w:val="18"/>
              </w:rPr>
              <w:t>s</w:t>
            </w:r>
            <w:r w:rsidRPr="00AE3835">
              <w:rPr>
                <w:sz w:val="18"/>
                <w:szCs w:val="18"/>
              </w:rPr>
              <w:t xml:space="preserve"> forth the details of business continuity of Online Services</w:t>
            </w:r>
            <w:r>
              <w:rPr>
                <w:sz w:val="18"/>
                <w:szCs w:val="18"/>
              </w:rPr>
              <w:t xml:space="preserve"> fo</w:t>
            </w:r>
            <w:r w:rsidRPr="00AE3835">
              <w:rPr>
                <w:sz w:val="18"/>
                <w:szCs w:val="18"/>
              </w:rPr>
              <w:t>llowing termination or expiration of the Enrollment (M</w:t>
            </w:r>
            <w:r w:rsidR="00F757F5">
              <w:rPr>
                <w:sz w:val="18"/>
                <w:szCs w:val="18"/>
              </w:rPr>
              <w:t>850</w:t>
            </w:r>
            <w:r w:rsidR="00F0270F">
              <w:rPr>
                <w:sz w:val="18"/>
                <w:szCs w:val="18"/>
              </w:rPr>
              <w:t>,</w:t>
            </w:r>
            <w:r w:rsidRPr="00AE3835">
              <w:rPr>
                <w:sz w:val="18"/>
                <w:szCs w:val="18"/>
              </w:rPr>
              <w:t xml:space="preserve"> 8</w:t>
            </w:r>
            <w:r>
              <w:rPr>
                <w:sz w:val="18"/>
                <w:szCs w:val="18"/>
              </w:rPr>
              <w:t>(c)</w:t>
            </w:r>
            <w:r w:rsidRPr="00AE3835">
              <w:rPr>
                <w:sz w:val="18"/>
                <w:szCs w:val="18"/>
              </w:rPr>
              <w:t>).</w:t>
            </w:r>
          </w:p>
          <w:p w14:paraId="5F3C94E9" w14:textId="77777777" w:rsidR="007D5BC7" w:rsidRDefault="00660C28" w:rsidP="0063537B">
            <w:pPr>
              <w:pStyle w:val="ListParagraph"/>
              <w:numPr>
                <w:ilvl w:val="0"/>
                <w:numId w:val="3"/>
              </w:numPr>
              <w:ind w:left="241" w:hanging="180"/>
              <w:rPr>
                <w:sz w:val="18"/>
                <w:szCs w:val="18"/>
              </w:rPr>
            </w:pPr>
            <w:r w:rsidRPr="00FC36CA">
              <w:rPr>
                <w:sz w:val="18"/>
                <w:szCs w:val="18"/>
              </w:rPr>
              <w:t xml:space="preserve">Microsoft maintains adequate business continuity and disaster recovery plans intended to restore normal operations and the proper provision of the Online Services in an </w:t>
            </w:r>
            <w:r>
              <w:rPr>
                <w:sz w:val="18"/>
                <w:szCs w:val="18"/>
              </w:rPr>
              <w:t>eme</w:t>
            </w:r>
            <w:r w:rsidRPr="00FC36CA">
              <w:rPr>
                <w:sz w:val="18"/>
                <w:szCs w:val="18"/>
              </w:rPr>
              <w:t>rgency and in accordance with laws and regulations</w:t>
            </w:r>
            <w:r w:rsidR="0013060D">
              <w:rPr>
                <w:sz w:val="18"/>
                <w:szCs w:val="18"/>
              </w:rPr>
              <w:t>.</w:t>
            </w:r>
            <w:r>
              <w:rPr>
                <w:sz w:val="18"/>
                <w:szCs w:val="18"/>
              </w:rPr>
              <w:t xml:space="preserve"> </w:t>
            </w:r>
            <w:r w:rsidRPr="00FC36CA">
              <w:rPr>
                <w:sz w:val="18"/>
                <w:szCs w:val="18"/>
              </w:rPr>
              <w:t>(M</w:t>
            </w:r>
            <w:r w:rsidR="00F757F5">
              <w:rPr>
                <w:sz w:val="18"/>
                <w:szCs w:val="18"/>
              </w:rPr>
              <w:t>850</w:t>
            </w:r>
            <w:r w:rsidRPr="00FC36CA">
              <w:rPr>
                <w:sz w:val="18"/>
                <w:szCs w:val="18"/>
              </w:rPr>
              <w:t xml:space="preserve">, 8(e)). </w:t>
            </w:r>
          </w:p>
          <w:p w14:paraId="3229A8B4" w14:textId="77777777" w:rsidR="007D5BC7" w:rsidRDefault="00660C28" w:rsidP="0063537B">
            <w:pPr>
              <w:pStyle w:val="ListParagraph"/>
              <w:numPr>
                <w:ilvl w:val="0"/>
                <w:numId w:val="3"/>
              </w:numPr>
              <w:ind w:left="241" w:hanging="180"/>
              <w:rPr>
                <w:sz w:val="18"/>
                <w:szCs w:val="18"/>
              </w:rPr>
            </w:pPr>
            <w:r w:rsidRPr="00FC36CA">
              <w:rPr>
                <w:sz w:val="18"/>
                <w:szCs w:val="18"/>
              </w:rPr>
              <w:t>The controls supporting such plans are validated through ISO 27001 and SSAE 18 SOC 2 Type II audits, which are initiated for each Online Service at least annually and are perf</w:t>
            </w:r>
            <w:r>
              <w:rPr>
                <w:sz w:val="18"/>
                <w:szCs w:val="18"/>
              </w:rPr>
              <w:t>orm</w:t>
            </w:r>
            <w:r w:rsidRPr="00FC36CA">
              <w:rPr>
                <w:sz w:val="18"/>
                <w:szCs w:val="18"/>
              </w:rPr>
              <w:t>ed by qualified, independent, third-party auditors</w:t>
            </w:r>
            <w:r w:rsidR="0013060D">
              <w:rPr>
                <w:sz w:val="18"/>
                <w:szCs w:val="18"/>
              </w:rPr>
              <w:t>.</w:t>
            </w:r>
            <w:r w:rsidRPr="00FC36CA">
              <w:rPr>
                <w:sz w:val="18"/>
                <w:szCs w:val="18"/>
              </w:rPr>
              <w:t xml:space="preserve"> (M</w:t>
            </w:r>
            <w:r w:rsidR="00F757F5">
              <w:rPr>
                <w:sz w:val="18"/>
                <w:szCs w:val="18"/>
              </w:rPr>
              <w:t>850</w:t>
            </w:r>
            <w:r w:rsidRPr="00FC36CA">
              <w:rPr>
                <w:sz w:val="18"/>
                <w:szCs w:val="18"/>
              </w:rPr>
              <w:t>, 8(e)).</w:t>
            </w:r>
          </w:p>
          <w:p w14:paraId="0339D71D" w14:textId="77777777" w:rsidR="00DB3C0F" w:rsidRPr="00DB3C0F" w:rsidRDefault="00660C28" w:rsidP="0063537B">
            <w:pPr>
              <w:pStyle w:val="ListParagraph"/>
              <w:numPr>
                <w:ilvl w:val="0"/>
                <w:numId w:val="3"/>
              </w:numPr>
              <w:ind w:left="241" w:hanging="180"/>
              <w:rPr>
                <w:sz w:val="18"/>
                <w:szCs w:val="18"/>
              </w:rPr>
            </w:pPr>
            <w:r>
              <w:rPr>
                <w:sz w:val="18"/>
                <w:szCs w:val="18"/>
              </w:rPr>
              <w:t xml:space="preserve">Microsoft will ensure that Important Providers </w:t>
            </w:r>
            <w:r w:rsidR="0013060D">
              <w:rPr>
                <w:sz w:val="18"/>
                <w:szCs w:val="18"/>
              </w:rPr>
              <w:t>implement and test</w:t>
            </w:r>
            <w:r>
              <w:rPr>
                <w:sz w:val="18"/>
                <w:szCs w:val="18"/>
              </w:rPr>
              <w:t xml:space="preserve"> </w:t>
            </w:r>
            <w:r w:rsidRPr="00FC36CA">
              <w:rPr>
                <w:sz w:val="18"/>
                <w:szCs w:val="18"/>
              </w:rPr>
              <w:t>business continuity plan</w:t>
            </w:r>
            <w:r w:rsidR="0013060D">
              <w:rPr>
                <w:sz w:val="18"/>
                <w:szCs w:val="18"/>
              </w:rPr>
              <w:t>s.</w:t>
            </w:r>
            <w:r>
              <w:rPr>
                <w:sz w:val="18"/>
                <w:szCs w:val="18"/>
              </w:rPr>
              <w:t xml:space="preserve"> (DORA </w:t>
            </w:r>
            <w:r w:rsidR="0013060D">
              <w:rPr>
                <w:sz w:val="18"/>
                <w:szCs w:val="18"/>
              </w:rPr>
              <w:t>Supplement</w:t>
            </w:r>
            <w:r>
              <w:rPr>
                <w:sz w:val="18"/>
                <w:szCs w:val="18"/>
              </w:rPr>
              <w:t xml:space="preserve">, </w:t>
            </w:r>
            <w:r w:rsidR="00636A1E">
              <w:rPr>
                <w:sz w:val="18"/>
                <w:szCs w:val="18"/>
              </w:rPr>
              <w:t>6.4</w:t>
            </w:r>
            <w:r>
              <w:rPr>
                <w:sz w:val="18"/>
                <w:szCs w:val="18"/>
              </w:rPr>
              <w:t>).</w:t>
            </w:r>
          </w:p>
          <w:p w14:paraId="5CFE1F38" w14:textId="77777777" w:rsidR="007D5BC7" w:rsidRDefault="00660C28" w:rsidP="00DB3C0F">
            <w:pPr>
              <w:keepNext/>
              <w:keepLines/>
              <w:rPr>
                <w:sz w:val="18"/>
                <w:szCs w:val="18"/>
                <w:u w:val="single"/>
              </w:rPr>
            </w:pPr>
            <w:r w:rsidRPr="005E61E1">
              <w:rPr>
                <w:sz w:val="18"/>
                <w:szCs w:val="18"/>
                <w:u w:val="single"/>
              </w:rPr>
              <w:t>ICT security measures, tools, and policies</w:t>
            </w:r>
          </w:p>
          <w:p w14:paraId="1C007D37" w14:textId="77777777" w:rsidR="007D5BC7" w:rsidRDefault="00660C28" w:rsidP="0063537B">
            <w:pPr>
              <w:pStyle w:val="ListParagraph"/>
              <w:numPr>
                <w:ilvl w:val="0"/>
                <w:numId w:val="3"/>
              </w:numPr>
              <w:ind w:left="241" w:hanging="180"/>
              <w:rPr>
                <w:sz w:val="18"/>
                <w:szCs w:val="18"/>
              </w:rPr>
            </w:pPr>
            <w:r>
              <w:rPr>
                <w:sz w:val="18"/>
                <w:szCs w:val="18"/>
              </w:rPr>
              <w:t>The DPA (including Appendix A – Security Measures) sets forth Microsoft’s obligations with respect to the security of data in connection with the Online Services</w:t>
            </w:r>
            <w:r w:rsidR="00F0270F">
              <w:rPr>
                <w:sz w:val="18"/>
                <w:szCs w:val="18"/>
              </w:rPr>
              <w:t>.</w:t>
            </w:r>
            <w:r>
              <w:rPr>
                <w:sz w:val="18"/>
                <w:szCs w:val="18"/>
              </w:rPr>
              <w:t xml:space="preserve"> (DPA). </w:t>
            </w:r>
          </w:p>
          <w:p w14:paraId="59D0779A" w14:textId="77777777" w:rsidR="007D5BC7" w:rsidRDefault="00660C28" w:rsidP="0063537B">
            <w:pPr>
              <w:pStyle w:val="ListParagraph"/>
              <w:numPr>
                <w:ilvl w:val="0"/>
                <w:numId w:val="3"/>
              </w:numPr>
              <w:ind w:left="241" w:hanging="180"/>
              <w:rPr>
                <w:sz w:val="18"/>
                <w:szCs w:val="18"/>
              </w:rPr>
            </w:pPr>
            <w:r>
              <w:rPr>
                <w:sz w:val="18"/>
                <w:szCs w:val="18"/>
              </w:rPr>
              <w:t>Microsoft’s Security Policy is available to Customer, which details Microsoft’s measures to protect data against destruction, loss, alteration, and unauthorized disclosure or access to data</w:t>
            </w:r>
            <w:r w:rsidR="00F0270F">
              <w:rPr>
                <w:sz w:val="18"/>
                <w:szCs w:val="18"/>
              </w:rPr>
              <w:t>.</w:t>
            </w:r>
            <w:r>
              <w:rPr>
                <w:sz w:val="18"/>
                <w:szCs w:val="18"/>
              </w:rPr>
              <w:t xml:space="preserve"> (DPA, Security Practices and Polices).</w:t>
            </w:r>
          </w:p>
          <w:p w14:paraId="2D8939DF" w14:textId="77777777" w:rsidR="007D5BC7" w:rsidRPr="00F74E14" w:rsidRDefault="00660C28" w:rsidP="0063537B">
            <w:pPr>
              <w:pStyle w:val="ListParagraph"/>
              <w:numPr>
                <w:ilvl w:val="0"/>
                <w:numId w:val="3"/>
              </w:numPr>
              <w:ind w:left="241" w:hanging="180"/>
              <w:rPr>
                <w:sz w:val="18"/>
                <w:szCs w:val="18"/>
              </w:rPr>
            </w:pPr>
            <w:r w:rsidRPr="00F74E14">
              <w:rPr>
                <w:sz w:val="18"/>
                <w:szCs w:val="18"/>
              </w:rPr>
              <w:t xml:space="preserve">If Microsoft becomes aware of a </w:t>
            </w:r>
            <w:r>
              <w:rPr>
                <w:sz w:val="18"/>
                <w:szCs w:val="18"/>
              </w:rPr>
              <w:t>S</w:t>
            </w:r>
            <w:r w:rsidRPr="00F74E14">
              <w:rPr>
                <w:sz w:val="18"/>
                <w:szCs w:val="18"/>
              </w:rPr>
              <w:t xml:space="preserve">ecurity </w:t>
            </w:r>
            <w:r>
              <w:rPr>
                <w:sz w:val="18"/>
                <w:szCs w:val="18"/>
              </w:rPr>
              <w:t>I</w:t>
            </w:r>
            <w:r w:rsidRPr="00F74E14">
              <w:rPr>
                <w:sz w:val="18"/>
                <w:szCs w:val="18"/>
              </w:rPr>
              <w:t>ncident, Microsoft will:</w:t>
            </w:r>
          </w:p>
          <w:p w14:paraId="047DDB36" w14:textId="77777777" w:rsidR="007D5BC7" w:rsidRPr="00967D2B" w:rsidRDefault="00660C28" w:rsidP="0063537B">
            <w:pPr>
              <w:pStyle w:val="ListParagraph"/>
              <w:numPr>
                <w:ilvl w:val="0"/>
                <w:numId w:val="3"/>
              </w:numPr>
              <w:rPr>
                <w:b/>
                <w:bCs/>
                <w:sz w:val="18"/>
                <w:szCs w:val="18"/>
              </w:rPr>
            </w:pPr>
            <w:r>
              <w:rPr>
                <w:sz w:val="18"/>
                <w:szCs w:val="18"/>
              </w:rPr>
              <w:t xml:space="preserve">notify the Customer of </w:t>
            </w:r>
            <w:r w:rsidRPr="00927670">
              <w:rPr>
                <w:sz w:val="18"/>
                <w:szCs w:val="18"/>
              </w:rPr>
              <w:t xml:space="preserve">the </w:t>
            </w:r>
            <w:r>
              <w:rPr>
                <w:sz w:val="18"/>
                <w:szCs w:val="18"/>
              </w:rPr>
              <w:t>Security</w:t>
            </w:r>
            <w:r w:rsidRPr="005C47D5">
              <w:rPr>
                <w:sz w:val="18"/>
                <w:szCs w:val="18"/>
              </w:rPr>
              <w:t xml:space="preserve"> </w:t>
            </w:r>
            <w:r>
              <w:rPr>
                <w:sz w:val="18"/>
                <w:szCs w:val="18"/>
              </w:rPr>
              <w:t xml:space="preserve">Incident, as well as the </w:t>
            </w:r>
            <w:r w:rsidRPr="00927670">
              <w:rPr>
                <w:sz w:val="18"/>
                <w:szCs w:val="18"/>
              </w:rPr>
              <w:t xml:space="preserve">nature, common causes and resolution of </w:t>
            </w:r>
            <w:r>
              <w:rPr>
                <w:sz w:val="18"/>
                <w:szCs w:val="18"/>
              </w:rPr>
              <w:t xml:space="preserve">the Security </w:t>
            </w:r>
            <w:proofErr w:type="gramStart"/>
            <w:r>
              <w:rPr>
                <w:sz w:val="18"/>
                <w:szCs w:val="18"/>
              </w:rPr>
              <w:t>Incident;</w:t>
            </w:r>
            <w:proofErr w:type="gramEnd"/>
            <w:r>
              <w:rPr>
                <w:sz w:val="18"/>
                <w:szCs w:val="18"/>
              </w:rPr>
              <w:t xml:space="preserve"> </w:t>
            </w:r>
          </w:p>
          <w:p w14:paraId="6B4F46C2" w14:textId="77777777" w:rsidR="007D5BC7" w:rsidRPr="005C47D5" w:rsidRDefault="00660C28" w:rsidP="0063537B">
            <w:pPr>
              <w:pStyle w:val="ListParagraph"/>
              <w:numPr>
                <w:ilvl w:val="0"/>
                <w:numId w:val="3"/>
              </w:numPr>
              <w:rPr>
                <w:b/>
                <w:bCs/>
                <w:sz w:val="18"/>
                <w:szCs w:val="18"/>
              </w:rPr>
            </w:pPr>
            <w:r w:rsidRPr="00927670">
              <w:rPr>
                <w:sz w:val="18"/>
                <w:szCs w:val="18"/>
              </w:rPr>
              <w:t xml:space="preserve">provide communications regarding Microsoft’s risk-threat evaluations or other circumstances that may have a serious </w:t>
            </w:r>
            <w:proofErr w:type="gramStart"/>
            <w:r w:rsidRPr="00927670">
              <w:rPr>
                <w:sz w:val="18"/>
                <w:szCs w:val="18"/>
              </w:rPr>
              <w:t>impact</w:t>
            </w:r>
            <w:r w:rsidRPr="005C47D5">
              <w:rPr>
                <w:sz w:val="18"/>
                <w:szCs w:val="18"/>
              </w:rPr>
              <w:t>;</w:t>
            </w:r>
            <w:proofErr w:type="gramEnd"/>
            <w:r w:rsidRPr="005C47D5">
              <w:rPr>
                <w:sz w:val="18"/>
                <w:szCs w:val="18"/>
              </w:rPr>
              <w:t xml:space="preserve"> </w:t>
            </w:r>
          </w:p>
          <w:p w14:paraId="5B5A7DC1" w14:textId="77777777" w:rsidR="007D5BC7" w:rsidRPr="005C47D5" w:rsidRDefault="00660C28" w:rsidP="0063537B">
            <w:pPr>
              <w:pStyle w:val="ListParagraph"/>
              <w:numPr>
                <w:ilvl w:val="0"/>
                <w:numId w:val="3"/>
              </w:numPr>
              <w:rPr>
                <w:b/>
                <w:bCs/>
                <w:sz w:val="18"/>
                <w:szCs w:val="18"/>
              </w:rPr>
            </w:pPr>
            <w:r w:rsidRPr="005C47D5">
              <w:rPr>
                <w:bCs/>
                <w:sz w:val="18"/>
                <w:szCs w:val="18"/>
              </w:rPr>
              <w:t xml:space="preserve">investigate the Security Incident and provide Customer with detailed information about </w:t>
            </w:r>
            <w:proofErr w:type="gramStart"/>
            <w:r>
              <w:rPr>
                <w:bCs/>
                <w:sz w:val="18"/>
                <w:szCs w:val="18"/>
              </w:rPr>
              <w:t>it</w:t>
            </w:r>
            <w:r w:rsidRPr="005C47D5">
              <w:rPr>
                <w:bCs/>
                <w:sz w:val="18"/>
                <w:szCs w:val="18"/>
              </w:rPr>
              <w:t>;</w:t>
            </w:r>
            <w:proofErr w:type="gramEnd"/>
            <w:r w:rsidRPr="005C47D5">
              <w:rPr>
                <w:bCs/>
                <w:sz w:val="18"/>
                <w:szCs w:val="18"/>
              </w:rPr>
              <w:t xml:space="preserve"> </w:t>
            </w:r>
          </w:p>
          <w:p w14:paraId="399749ED" w14:textId="77777777" w:rsidR="007D5BC7" w:rsidRPr="005C47D5" w:rsidRDefault="00660C28" w:rsidP="0063537B">
            <w:pPr>
              <w:pStyle w:val="ListParagraph"/>
              <w:numPr>
                <w:ilvl w:val="0"/>
                <w:numId w:val="3"/>
              </w:numPr>
              <w:rPr>
                <w:b/>
                <w:bCs/>
                <w:sz w:val="18"/>
                <w:szCs w:val="18"/>
              </w:rPr>
            </w:pPr>
            <w:r w:rsidRPr="005C47D5">
              <w:rPr>
                <w:bCs/>
                <w:sz w:val="18"/>
                <w:szCs w:val="18"/>
              </w:rPr>
              <w:t xml:space="preserve">take reasonable steps to mitigate the effects and to minimize any damage resulting from the Security </w:t>
            </w:r>
            <w:proofErr w:type="gramStart"/>
            <w:r w:rsidRPr="005C47D5">
              <w:rPr>
                <w:bCs/>
                <w:sz w:val="18"/>
                <w:szCs w:val="18"/>
              </w:rPr>
              <w:t>Incident</w:t>
            </w:r>
            <w:r>
              <w:rPr>
                <w:bCs/>
                <w:sz w:val="18"/>
                <w:szCs w:val="18"/>
              </w:rPr>
              <w:t>;</w:t>
            </w:r>
            <w:proofErr w:type="gramEnd"/>
            <w:r>
              <w:rPr>
                <w:bCs/>
                <w:sz w:val="18"/>
                <w:szCs w:val="18"/>
              </w:rPr>
              <w:t xml:space="preserve"> </w:t>
            </w:r>
          </w:p>
          <w:p w14:paraId="7BFBE9C0" w14:textId="77777777" w:rsidR="007D5BC7" w:rsidRPr="00BA0F08" w:rsidRDefault="00660C28" w:rsidP="0063537B">
            <w:pPr>
              <w:pStyle w:val="ListParagraph"/>
              <w:numPr>
                <w:ilvl w:val="0"/>
                <w:numId w:val="3"/>
              </w:numPr>
              <w:rPr>
                <w:b/>
                <w:bCs/>
                <w:sz w:val="18"/>
                <w:szCs w:val="18"/>
              </w:rPr>
            </w:pPr>
            <w:r>
              <w:rPr>
                <w:bCs/>
                <w:sz w:val="18"/>
                <w:szCs w:val="18"/>
              </w:rPr>
              <w:t>reasonably</w:t>
            </w:r>
            <w:r w:rsidRPr="00BA0F08">
              <w:rPr>
                <w:bCs/>
                <w:sz w:val="18"/>
                <w:szCs w:val="18"/>
              </w:rPr>
              <w:t xml:space="preserve"> assist Customer in fulfilling Customer’s obligation under </w:t>
            </w:r>
            <w:r>
              <w:rPr>
                <w:bCs/>
                <w:sz w:val="18"/>
                <w:szCs w:val="18"/>
              </w:rPr>
              <w:t>law</w:t>
            </w:r>
            <w:r w:rsidRPr="00BA0F08">
              <w:rPr>
                <w:bCs/>
                <w:sz w:val="18"/>
                <w:szCs w:val="18"/>
              </w:rPr>
              <w:t xml:space="preserve"> to notify the relevant supervisory authority and data subjects about </w:t>
            </w:r>
            <w:r>
              <w:rPr>
                <w:bCs/>
                <w:sz w:val="18"/>
                <w:szCs w:val="18"/>
              </w:rPr>
              <w:t>the</w:t>
            </w:r>
            <w:r w:rsidRPr="00BA0F08">
              <w:rPr>
                <w:bCs/>
                <w:sz w:val="18"/>
                <w:szCs w:val="18"/>
              </w:rPr>
              <w:t xml:space="preserve"> Security Incident</w:t>
            </w:r>
            <w:r>
              <w:rPr>
                <w:bCs/>
                <w:sz w:val="18"/>
                <w:szCs w:val="18"/>
              </w:rPr>
              <w:t>; and</w:t>
            </w:r>
          </w:p>
          <w:p w14:paraId="0A437718" w14:textId="77777777" w:rsidR="007D5BC7" w:rsidRPr="002C0638" w:rsidRDefault="00660C28" w:rsidP="0063537B">
            <w:pPr>
              <w:pStyle w:val="ListParagraph"/>
              <w:numPr>
                <w:ilvl w:val="0"/>
                <w:numId w:val="3"/>
              </w:numPr>
              <w:rPr>
                <w:b/>
                <w:bCs/>
                <w:sz w:val="18"/>
                <w:szCs w:val="18"/>
              </w:rPr>
            </w:pPr>
            <w:r>
              <w:rPr>
                <w:bCs/>
                <w:sz w:val="18"/>
                <w:szCs w:val="18"/>
              </w:rPr>
              <w:t>otherwise provide Customer with reasonable assistance.</w:t>
            </w:r>
          </w:p>
          <w:p w14:paraId="593C8F6F" w14:textId="77777777" w:rsidR="007D5BC7" w:rsidRDefault="00660C28" w:rsidP="00F74E14">
            <w:pPr>
              <w:pStyle w:val="ListParagraph"/>
              <w:rPr>
                <w:bCs/>
                <w:sz w:val="18"/>
                <w:szCs w:val="18"/>
              </w:rPr>
            </w:pPr>
            <w:r>
              <w:rPr>
                <w:bCs/>
                <w:sz w:val="18"/>
                <w:szCs w:val="18"/>
              </w:rPr>
              <w:t xml:space="preserve">(DORA </w:t>
            </w:r>
            <w:r w:rsidR="00B674BD">
              <w:rPr>
                <w:bCs/>
                <w:sz w:val="18"/>
                <w:szCs w:val="18"/>
              </w:rPr>
              <w:t>Supplement</w:t>
            </w:r>
            <w:r>
              <w:rPr>
                <w:bCs/>
                <w:sz w:val="18"/>
                <w:szCs w:val="18"/>
              </w:rPr>
              <w:t xml:space="preserve">, </w:t>
            </w:r>
            <w:r w:rsidR="00B674BD">
              <w:rPr>
                <w:bCs/>
                <w:sz w:val="18"/>
                <w:szCs w:val="18"/>
              </w:rPr>
              <w:t>5</w:t>
            </w:r>
            <w:r>
              <w:rPr>
                <w:bCs/>
                <w:sz w:val="18"/>
                <w:szCs w:val="18"/>
              </w:rPr>
              <w:t>.1; DPA, Security Incident Notification).</w:t>
            </w:r>
          </w:p>
          <w:p w14:paraId="03578C9D" w14:textId="77777777" w:rsidR="007D5BC7" w:rsidRDefault="00660C28" w:rsidP="0063537B">
            <w:pPr>
              <w:pStyle w:val="ListParagraph"/>
              <w:numPr>
                <w:ilvl w:val="0"/>
                <w:numId w:val="3"/>
              </w:numPr>
              <w:ind w:left="331" w:hanging="180"/>
              <w:rPr>
                <w:sz w:val="18"/>
                <w:szCs w:val="18"/>
              </w:rPr>
            </w:pPr>
            <w:r w:rsidRPr="00CF68E1">
              <w:rPr>
                <w:sz w:val="18"/>
                <w:szCs w:val="18"/>
              </w:rPr>
              <w:t xml:space="preserve">Microsoft is responsible for its </w:t>
            </w:r>
            <w:proofErr w:type="spellStart"/>
            <w:r w:rsidRPr="00CF68E1">
              <w:rPr>
                <w:sz w:val="18"/>
                <w:szCs w:val="18"/>
              </w:rPr>
              <w:t>Subprocessors</w:t>
            </w:r>
            <w:proofErr w:type="spellEnd"/>
            <w:r w:rsidRPr="00CF68E1">
              <w:rPr>
                <w:sz w:val="18"/>
                <w:szCs w:val="18"/>
              </w:rPr>
              <w:t xml:space="preserve">’ compliance with Microsoft’s </w:t>
            </w:r>
            <w:r>
              <w:rPr>
                <w:sz w:val="18"/>
                <w:szCs w:val="18"/>
              </w:rPr>
              <w:t xml:space="preserve">security </w:t>
            </w:r>
            <w:r w:rsidRPr="00CF68E1">
              <w:rPr>
                <w:sz w:val="18"/>
                <w:szCs w:val="18"/>
              </w:rPr>
              <w:t>obligations in t</w:t>
            </w:r>
            <w:r>
              <w:rPr>
                <w:sz w:val="18"/>
                <w:szCs w:val="18"/>
              </w:rPr>
              <w:t>he</w:t>
            </w:r>
            <w:r w:rsidRPr="00CF68E1">
              <w:rPr>
                <w:sz w:val="18"/>
                <w:szCs w:val="18"/>
              </w:rPr>
              <w:t xml:space="preserve"> DPA</w:t>
            </w:r>
            <w:r w:rsidR="00F0270F">
              <w:rPr>
                <w:sz w:val="18"/>
                <w:szCs w:val="18"/>
              </w:rPr>
              <w:t>.</w:t>
            </w:r>
            <w:r>
              <w:rPr>
                <w:sz w:val="18"/>
                <w:szCs w:val="18"/>
              </w:rPr>
              <w:t xml:space="preserve"> (DPA, Notice and Controls on use of </w:t>
            </w:r>
            <w:proofErr w:type="spellStart"/>
            <w:r>
              <w:rPr>
                <w:sz w:val="18"/>
                <w:szCs w:val="18"/>
              </w:rPr>
              <w:t>Subprocessors</w:t>
            </w:r>
            <w:proofErr w:type="spellEnd"/>
            <w:r>
              <w:rPr>
                <w:sz w:val="18"/>
                <w:szCs w:val="18"/>
              </w:rPr>
              <w:t>).</w:t>
            </w:r>
          </w:p>
          <w:p w14:paraId="50BA1D1B" w14:textId="77777777" w:rsidR="007D5BC7" w:rsidRPr="002634A0" w:rsidRDefault="007D5BC7" w:rsidP="00F74E14">
            <w:pPr>
              <w:pStyle w:val="ListParagraph"/>
              <w:rPr>
                <w:sz w:val="18"/>
                <w:szCs w:val="18"/>
              </w:rPr>
            </w:pPr>
          </w:p>
        </w:tc>
      </w:tr>
      <w:tr w:rsidR="000B722B" w14:paraId="2B5BE904" w14:textId="77777777" w:rsidTr="007F64A9">
        <w:trPr>
          <w:trHeight w:val="300"/>
        </w:trPr>
        <w:tc>
          <w:tcPr>
            <w:tcW w:w="535" w:type="dxa"/>
            <w:shd w:val="clear" w:color="auto" w:fill="E8E8E8" w:themeFill="background2"/>
          </w:tcPr>
          <w:p w14:paraId="5D80571B" w14:textId="77777777" w:rsidR="007D5BC7" w:rsidRPr="00DB3C0F" w:rsidRDefault="007D5BC7" w:rsidP="0063537B">
            <w:pPr>
              <w:pStyle w:val="ListParagraph"/>
              <w:numPr>
                <w:ilvl w:val="0"/>
                <w:numId w:val="12"/>
              </w:numPr>
              <w:ind w:left="420"/>
              <w:rPr>
                <w:b/>
                <w:bCs/>
                <w:sz w:val="18"/>
                <w:szCs w:val="18"/>
              </w:rPr>
            </w:pPr>
          </w:p>
        </w:tc>
        <w:tc>
          <w:tcPr>
            <w:tcW w:w="1486" w:type="dxa"/>
          </w:tcPr>
          <w:p w14:paraId="1F9A9601" w14:textId="77777777" w:rsidR="007D5BC7" w:rsidRPr="00055F95" w:rsidRDefault="00660C28" w:rsidP="00345A8F">
            <w:pPr>
              <w:rPr>
                <w:sz w:val="18"/>
                <w:szCs w:val="18"/>
              </w:rPr>
            </w:pPr>
            <w:r w:rsidRPr="00055F95">
              <w:rPr>
                <w:sz w:val="18"/>
                <w:szCs w:val="18"/>
              </w:rPr>
              <w:t>Art 30(3)(d)</w:t>
            </w:r>
          </w:p>
        </w:tc>
        <w:tc>
          <w:tcPr>
            <w:tcW w:w="3734" w:type="dxa"/>
          </w:tcPr>
          <w:p w14:paraId="08796D1F"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355C000D" w14:textId="77777777" w:rsidR="007D5BC7" w:rsidRDefault="007D5BC7" w:rsidP="00345A8F">
            <w:pPr>
              <w:rPr>
                <w:rFonts w:eastAsia="Times New Roman" w:cs="EUAlbertina"/>
                <w:color w:val="000000"/>
                <w:sz w:val="18"/>
                <w:szCs w:val="18"/>
                <w:lang w:val="x-none"/>
              </w:rPr>
            </w:pPr>
          </w:p>
          <w:p w14:paraId="257AB8A2" w14:textId="77777777" w:rsidR="007D5BC7" w:rsidRPr="00055F95" w:rsidRDefault="00660C28" w:rsidP="00345A8F">
            <w:pPr>
              <w:rPr>
                <w:sz w:val="18"/>
                <w:szCs w:val="18"/>
              </w:rPr>
            </w:pPr>
            <w:r w:rsidRPr="00055F95">
              <w:rPr>
                <w:rFonts w:eastAsia="Times New Roman" w:cs="EUAlbertina"/>
                <w:color w:val="000000"/>
                <w:sz w:val="18"/>
                <w:szCs w:val="18"/>
                <w:lang w:val="x-none"/>
              </w:rPr>
              <w:t>(d) the obligation of the ICT third-party service provider to participate and fully cooperate in the financial entity’s TLPT as referred to in Articles 26 and 27.</w:t>
            </w:r>
          </w:p>
        </w:tc>
        <w:tc>
          <w:tcPr>
            <w:tcW w:w="1710" w:type="dxa"/>
          </w:tcPr>
          <w:p w14:paraId="7009E462" w14:textId="77777777" w:rsidR="007D5BC7" w:rsidRPr="00C57004" w:rsidRDefault="00660C28" w:rsidP="00345A8F">
            <w:pPr>
              <w:rPr>
                <w:sz w:val="18"/>
                <w:szCs w:val="18"/>
              </w:rPr>
            </w:pPr>
            <w:r>
              <w:rPr>
                <w:sz w:val="18"/>
                <w:szCs w:val="18"/>
              </w:rPr>
              <w:t>- DORA Supplement</w:t>
            </w:r>
          </w:p>
        </w:tc>
        <w:tc>
          <w:tcPr>
            <w:tcW w:w="7650" w:type="dxa"/>
          </w:tcPr>
          <w:p w14:paraId="468B7305" w14:textId="77777777" w:rsidR="007D5BC7" w:rsidRPr="00F62E47" w:rsidRDefault="00660C28" w:rsidP="00345A8F">
            <w:pPr>
              <w:rPr>
                <w:b/>
                <w:bCs/>
                <w:sz w:val="18"/>
                <w:szCs w:val="18"/>
              </w:rPr>
            </w:pPr>
            <w:r w:rsidRPr="00C57004">
              <w:rPr>
                <w:b/>
                <w:bCs/>
                <w:sz w:val="18"/>
                <w:szCs w:val="18"/>
              </w:rPr>
              <w:t xml:space="preserve">DORA </w:t>
            </w:r>
            <w:r w:rsidR="003F0E6D">
              <w:rPr>
                <w:b/>
                <w:bCs/>
                <w:sz w:val="18"/>
                <w:szCs w:val="18"/>
              </w:rPr>
              <w:t>Supplement</w:t>
            </w:r>
            <w:r w:rsidRPr="00C57004">
              <w:rPr>
                <w:b/>
                <w:bCs/>
                <w:sz w:val="18"/>
                <w:szCs w:val="18"/>
              </w:rPr>
              <w:t xml:space="preserve">: </w:t>
            </w:r>
          </w:p>
          <w:p w14:paraId="6EC8648D" w14:textId="77777777" w:rsidR="007D5BC7" w:rsidRPr="00C57004" w:rsidRDefault="00660C28" w:rsidP="00345A8F">
            <w:pPr>
              <w:ind w:left="168"/>
              <w:rPr>
                <w:sz w:val="18"/>
                <w:szCs w:val="18"/>
                <w:u w:val="single"/>
              </w:rPr>
            </w:pPr>
            <w:r w:rsidRPr="00C57004">
              <w:rPr>
                <w:sz w:val="18"/>
                <w:szCs w:val="18"/>
                <w:u w:val="single"/>
              </w:rPr>
              <w:t xml:space="preserve">Section 2.1 </w:t>
            </w:r>
          </w:p>
          <w:p w14:paraId="18C657FB" w14:textId="77777777" w:rsidR="007D5BC7" w:rsidRDefault="00660C28" w:rsidP="00345A8F">
            <w:pPr>
              <w:ind w:left="168"/>
              <w:rPr>
                <w:sz w:val="18"/>
                <w:szCs w:val="18"/>
              </w:rPr>
            </w:pPr>
            <w:r w:rsidRPr="007D5BC7">
              <w:rPr>
                <w:b/>
                <w:bCs/>
                <w:sz w:val="18"/>
                <w:szCs w:val="18"/>
              </w:rPr>
              <w:t>Customer Penetration Testing; Participation in Customer Trainings.</w:t>
            </w:r>
            <w:r w:rsidRPr="007D5BC7">
              <w:rPr>
                <w:sz w:val="18"/>
                <w:szCs w:val="18"/>
              </w:rPr>
              <w:t xml:space="preserve"> Solely to the extent required of Customer and Microsoft under DORA, Microsoft will participate and fully cooperate in Customer threat-led penetration testing (TLPT), in respect of Critical or Important Online Services in accordance with the Regulatory Technical Standards issued under Article 26(11) of DORA, as set forth in </w:t>
            </w:r>
            <w:proofErr w:type="gramStart"/>
            <w:r w:rsidRPr="007D5BC7">
              <w:rPr>
                <w:sz w:val="18"/>
                <w:szCs w:val="18"/>
              </w:rPr>
              <w:t>the FSA</w:t>
            </w:r>
            <w:proofErr w:type="gramEnd"/>
            <w:r w:rsidRPr="007D5BC7">
              <w:rPr>
                <w:sz w:val="18"/>
                <w:szCs w:val="18"/>
              </w:rPr>
              <w:t xml:space="preserve"> and Microsoft’s published documentation. At Customer’s request, Microsoft may provide personnel to participate in </w:t>
            </w:r>
            <w:proofErr w:type="gramStart"/>
            <w:r w:rsidRPr="007D5BC7">
              <w:rPr>
                <w:sz w:val="18"/>
                <w:szCs w:val="18"/>
              </w:rPr>
              <w:t>Customer’s ICT</w:t>
            </w:r>
            <w:proofErr w:type="gramEnd"/>
            <w:r w:rsidRPr="007D5BC7">
              <w:rPr>
                <w:sz w:val="18"/>
                <w:szCs w:val="18"/>
              </w:rPr>
              <w:t xml:space="preserve"> security awareness programs and digital operational resilience training under a separate professional services engagement.</w:t>
            </w:r>
          </w:p>
          <w:p w14:paraId="0C29FB3F" w14:textId="77777777" w:rsidR="007D5BC7" w:rsidRPr="00C57004" w:rsidRDefault="007D5BC7" w:rsidP="00345A8F">
            <w:pPr>
              <w:ind w:left="168"/>
              <w:rPr>
                <w:sz w:val="18"/>
                <w:szCs w:val="18"/>
              </w:rPr>
            </w:pPr>
          </w:p>
        </w:tc>
        <w:tc>
          <w:tcPr>
            <w:tcW w:w="7470" w:type="dxa"/>
          </w:tcPr>
          <w:p w14:paraId="4198692B" w14:textId="77777777" w:rsidR="007D5BC7" w:rsidRDefault="00660C28" w:rsidP="00345A8F">
            <w:pPr>
              <w:rPr>
                <w:sz w:val="18"/>
                <w:szCs w:val="18"/>
              </w:rPr>
            </w:pPr>
            <w:r>
              <w:rPr>
                <w:sz w:val="18"/>
                <w:szCs w:val="18"/>
              </w:rPr>
              <w:t>Microsoft will participate in Customer TLPT to the extent DORA requires. (DORA Supplement, 2.1). Microsoft is developing policies and documentation on the process of involving Microsoft in the TLPT.</w:t>
            </w:r>
          </w:p>
          <w:p w14:paraId="0F0762D4" w14:textId="77777777" w:rsidR="007D5BC7" w:rsidRDefault="007D5BC7" w:rsidP="00345A8F">
            <w:pPr>
              <w:rPr>
                <w:sz w:val="18"/>
                <w:szCs w:val="18"/>
              </w:rPr>
            </w:pPr>
          </w:p>
          <w:p w14:paraId="29670814" w14:textId="77777777" w:rsidR="007D5BC7" w:rsidRDefault="00660C28" w:rsidP="00345A8F">
            <w:pPr>
              <w:rPr>
                <w:sz w:val="18"/>
                <w:szCs w:val="18"/>
              </w:rPr>
            </w:pPr>
            <w:r>
              <w:rPr>
                <w:sz w:val="18"/>
                <w:szCs w:val="18"/>
              </w:rPr>
              <w:t xml:space="preserve">Customers can conduct </w:t>
            </w:r>
            <w:r w:rsidRPr="00C57004">
              <w:rPr>
                <w:sz w:val="18"/>
                <w:szCs w:val="18"/>
              </w:rPr>
              <w:t xml:space="preserve">vulnerability and penetration testing of </w:t>
            </w:r>
            <w:r>
              <w:rPr>
                <w:sz w:val="18"/>
                <w:szCs w:val="18"/>
              </w:rPr>
              <w:t xml:space="preserve">their </w:t>
            </w:r>
            <w:r w:rsidRPr="00C57004">
              <w:rPr>
                <w:sz w:val="18"/>
                <w:szCs w:val="18"/>
              </w:rPr>
              <w:t xml:space="preserve">deployments in </w:t>
            </w:r>
            <w:proofErr w:type="gramStart"/>
            <w:r w:rsidRPr="00C57004">
              <w:rPr>
                <w:sz w:val="18"/>
                <w:szCs w:val="18"/>
              </w:rPr>
              <w:t>the Online</w:t>
            </w:r>
            <w:proofErr w:type="gramEnd"/>
            <w:r w:rsidRPr="00C57004">
              <w:rPr>
                <w:sz w:val="18"/>
                <w:szCs w:val="18"/>
              </w:rPr>
              <w:t xml:space="preserve"> Services or other similar testing </w:t>
            </w:r>
            <w:r w:rsidRPr="005749F6">
              <w:rPr>
                <w:sz w:val="18"/>
                <w:szCs w:val="18"/>
              </w:rPr>
              <w:t>at any time</w:t>
            </w:r>
            <w:r>
              <w:rPr>
                <w:sz w:val="18"/>
                <w:szCs w:val="18"/>
              </w:rPr>
              <w:t>.</w:t>
            </w:r>
          </w:p>
          <w:p w14:paraId="70ADAF6B" w14:textId="77777777" w:rsidR="007D5BC7" w:rsidRDefault="007D5BC7" w:rsidP="00345A8F">
            <w:pPr>
              <w:rPr>
                <w:sz w:val="18"/>
                <w:szCs w:val="18"/>
              </w:rPr>
            </w:pPr>
          </w:p>
          <w:p w14:paraId="522F9900" w14:textId="77777777" w:rsidR="007D5BC7" w:rsidRPr="00C22FD8" w:rsidRDefault="00660C28" w:rsidP="00345A8F">
            <w:pPr>
              <w:rPr>
                <w:sz w:val="18"/>
                <w:szCs w:val="18"/>
              </w:rPr>
            </w:pPr>
            <w:r w:rsidRPr="00C57004">
              <w:rPr>
                <w:sz w:val="18"/>
                <w:szCs w:val="18"/>
              </w:rPr>
              <w:t>Microsoft commission</w:t>
            </w:r>
            <w:r>
              <w:rPr>
                <w:sz w:val="18"/>
                <w:szCs w:val="18"/>
              </w:rPr>
              <w:t>s</w:t>
            </w:r>
            <w:r w:rsidRPr="00C57004">
              <w:rPr>
                <w:sz w:val="18"/>
                <w:szCs w:val="18"/>
              </w:rPr>
              <w:t xml:space="preserve"> third-party penetration testing against the Online Services </w:t>
            </w:r>
            <w:r>
              <w:rPr>
                <w:sz w:val="18"/>
                <w:szCs w:val="18"/>
              </w:rPr>
              <w:t xml:space="preserve">at least </w:t>
            </w:r>
            <w:r w:rsidRPr="00C57004">
              <w:rPr>
                <w:sz w:val="18"/>
                <w:szCs w:val="18"/>
              </w:rPr>
              <w:t>annually</w:t>
            </w:r>
            <w:r>
              <w:rPr>
                <w:sz w:val="18"/>
                <w:szCs w:val="18"/>
              </w:rPr>
              <w:t>. More i</w:t>
            </w:r>
            <w:r w:rsidRPr="00C57004">
              <w:rPr>
                <w:sz w:val="18"/>
                <w:szCs w:val="18"/>
              </w:rPr>
              <w:t>nformation is available through the Service Trust Center portal</w:t>
            </w:r>
            <w:r>
              <w:rPr>
                <w:sz w:val="18"/>
                <w:szCs w:val="18"/>
              </w:rPr>
              <w:t xml:space="preserve">: </w:t>
            </w:r>
            <w:hyperlink r:id="rId24" w:history="1">
              <w:r w:rsidR="007D5BC7" w:rsidRPr="0097724C">
                <w:rPr>
                  <w:rStyle w:val="Hyperlink"/>
                  <w:sz w:val="18"/>
                  <w:szCs w:val="18"/>
                </w:rPr>
                <w:t>https://servicetrust.microsoft.com/viewpage/PenTest</w:t>
              </w:r>
            </w:hyperlink>
            <w:r w:rsidRPr="00C57004">
              <w:rPr>
                <w:sz w:val="18"/>
                <w:szCs w:val="18"/>
              </w:rPr>
              <w:t>.</w:t>
            </w:r>
            <w:r>
              <w:rPr>
                <w:sz w:val="18"/>
                <w:szCs w:val="18"/>
              </w:rPr>
              <w:t xml:space="preserve"> </w:t>
            </w:r>
          </w:p>
          <w:p w14:paraId="070D7C08" w14:textId="77777777" w:rsidR="007D5BC7" w:rsidRPr="008436C1" w:rsidRDefault="007D5BC7" w:rsidP="00345A8F">
            <w:pPr>
              <w:rPr>
                <w:b/>
                <w:bCs/>
                <w:sz w:val="18"/>
                <w:szCs w:val="18"/>
              </w:rPr>
            </w:pPr>
          </w:p>
        </w:tc>
      </w:tr>
      <w:tr w:rsidR="000B722B" w14:paraId="0807BE83" w14:textId="77777777" w:rsidTr="007F64A9">
        <w:trPr>
          <w:trHeight w:val="300"/>
        </w:trPr>
        <w:tc>
          <w:tcPr>
            <w:tcW w:w="535" w:type="dxa"/>
            <w:shd w:val="clear" w:color="auto" w:fill="E8E8E8" w:themeFill="background2"/>
          </w:tcPr>
          <w:p w14:paraId="00071B72" w14:textId="77777777" w:rsidR="007D5BC7" w:rsidRPr="00DB3C0F" w:rsidRDefault="007D5BC7" w:rsidP="0063537B">
            <w:pPr>
              <w:pStyle w:val="ListParagraph"/>
              <w:numPr>
                <w:ilvl w:val="0"/>
                <w:numId w:val="12"/>
              </w:numPr>
              <w:ind w:left="420"/>
              <w:rPr>
                <w:b/>
                <w:bCs/>
                <w:sz w:val="18"/>
                <w:szCs w:val="18"/>
              </w:rPr>
            </w:pPr>
            <w:bookmarkStart w:id="12" w:name="_Ref180404115"/>
          </w:p>
        </w:tc>
        <w:bookmarkEnd w:id="12"/>
        <w:tc>
          <w:tcPr>
            <w:tcW w:w="1486" w:type="dxa"/>
          </w:tcPr>
          <w:p w14:paraId="2BB4817D" w14:textId="77777777" w:rsidR="007D5BC7" w:rsidRPr="00055F95" w:rsidRDefault="00660C28" w:rsidP="00345A8F">
            <w:pPr>
              <w:rPr>
                <w:sz w:val="18"/>
                <w:szCs w:val="18"/>
              </w:rPr>
            </w:pPr>
            <w:r w:rsidRPr="00055F95">
              <w:rPr>
                <w:sz w:val="18"/>
                <w:szCs w:val="18"/>
              </w:rPr>
              <w:t>Art 30(3)(</w:t>
            </w:r>
            <w:r>
              <w:rPr>
                <w:sz w:val="18"/>
                <w:szCs w:val="18"/>
              </w:rPr>
              <w:t>e)(i)</w:t>
            </w:r>
          </w:p>
        </w:tc>
        <w:tc>
          <w:tcPr>
            <w:tcW w:w="3734" w:type="dxa"/>
          </w:tcPr>
          <w:p w14:paraId="46D85E2B"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75A18337" w14:textId="77777777" w:rsidR="007D5BC7" w:rsidRDefault="007D5BC7" w:rsidP="00345A8F">
            <w:pPr>
              <w:rPr>
                <w:rFonts w:eastAsia="Times New Roman" w:cs="EUAlbertina"/>
                <w:color w:val="000000"/>
                <w:sz w:val="18"/>
                <w:szCs w:val="18"/>
                <w:lang w:val="x-none"/>
              </w:rPr>
            </w:pPr>
          </w:p>
          <w:p w14:paraId="5033CEE3"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6E94C8AF" w14:textId="77777777" w:rsidR="007D5BC7" w:rsidRDefault="007D5BC7" w:rsidP="00345A8F">
            <w:pPr>
              <w:rPr>
                <w:sz w:val="18"/>
                <w:szCs w:val="18"/>
              </w:rPr>
            </w:pPr>
          </w:p>
          <w:p w14:paraId="5CE3C2D4" w14:textId="77777777" w:rsidR="007D5BC7" w:rsidRPr="00055F95" w:rsidRDefault="00660C28" w:rsidP="00345A8F">
            <w:pPr>
              <w:rPr>
                <w:sz w:val="18"/>
                <w:szCs w:val="18"/>
              </w:rPr>
            </w:pPr>
            <w:r>
              <w:rPr>
                <w:sz w:val="18"/>
                <w:szCs w:val="18"/>
              </w:rPr>
              <w:t xml:space="preserve">(i) </w:t>
            </w:r>
            <w:r w:rsidRPr="00702C3D">
              <w:rPr>
                <w:sz w:val="18"/>
                <w:szCs w:val="18"/>
              </w:rPr>
              <w:t>unrestricted rights of access, inspection and audit by the financial entity, or an appointed third party, and by the</w:t>
            </w:r>
            <w:r>
              <w:rPr>
                <w:sz w:val="18"/>
                <w:szCs w:val="18"/>
              </w:rPr>
              <w:t xml:space="preserve"> </w:t>
            </w:r>
            <w:r w:rsidRPr="00702C3D">
              <w:rPr>
                <w:sz w:val="18"/>
                <w:szCs w:val="18"/>
              </w:rPr>
              <w:t>competent authority, and the right to take copies of relevant documentation on-site if they are critical to the</w:t>
            </w:r>
            <w:r>
              <w:rPr>
                <w:sz w:val="18"/>
                <w:szCs w:val="18"/>
              </w:rPr>
              <w:t xml:space="preserve"> </w:t>
            </w:r>
            <w:r w:rsidRPr="00702C3D">
              <w:rPr>
                <w:sz w:val="18"/>
                <w:szCs w:val="18"/>
              </w:rPr>
              <w:t>operations of the ICT third-party service provider, the effective exercise of which is not impeded or limited by</w:t>
            </w:r>
            <w:r>
              <w:rPr>
                <w:sz w:val="18"/>
                <w:szCs w:val="18"/>
              </w:rPr>
              <w:t xml:space="preserve"> </w:t>
            </w:r>
            <w:r w:rsidRPr="00702C3D">
              <w:rPr>
                <w:sz w:val="18"/>
                <w:szCs w:val="18"/>
              </w:rPr>
              <w:t>other contractual arrangements or implementation policies</w:t>
            </w:r>
            <w:r>
              <w:rPr>
                <w:sz w:val="18"/>
                <w:szCs w:val="18"/>
              </w:rPr>
              <w:t>.</w:t>
            </w:r>
          </w:p>
        </w:tc>
        <w:tc>
          <w:tcPr>
            <w:tcW w:w="1710" w:type="dxa"/>
          </w:tcPr>
          <w:p w14:paraId="28B63687" w14:textId="77777777" w:rsidR="007D5BC7" w:rsidRDefault="00660C28" w:rsidP="00345A8F">
            <w:pPr>
              <w:rPr>
                <w:sz w:val="18"/>
                <w:szCs w:val="18"/>
              </w:rPr>
            </w:pPr>
            <w:r>
              <w:rPr>
                <w:sz w:val="18"/>
                <w:szCs w:val="18"/>
              </w:rPr>
              <w:t>-M</w:t>
            </w:r>
            <w:r w:rsidR="00EA3A9D">
              <w:rPr>
                <w:sz w:val="18"/>
                <w:szCs w:val="18"/>
              </w:rPr>
              <w:t>850</w:t>
            </w:r>
          </w:p>
          <w:p w14:paraId="7156A804" w14:textId="77777777" w:rsidR="007D5BC7" w:rsidRDefault="00660C28" w:rsidP="00345A8F">
            <w:pPr>
              <w:rPr>
                <w:sz w:val="18"/>
                <w:szCs w:val="18"/>
              </w:rPr>
            </w:pPr>
            <w:r>
              <w:rPr>
                <w:sz w:val="18"/>
                <w:szCs w:val="18"/>
              </w:rPr>
              <w:t>- DORA Supplement</w:t>
            </w:r>
          </w:p>
          <w:p w14:paraId="24788C87" w14:textId="77777777" w:rsidR="007D5BC7" w:rsidRPr="00181F47" w:rsidRDefault="007D5BC7" w:rsidP="00345A8F">
            <w:pPr>
              <w:rPr>
                <w:sz w:val="18"/>
                <w:szCs w:val="18"/>
              </w:rPr>
            </w:pPr>
          </w:p>
        </w:tc>
        <w:tc>
          <w:tcPr>
            <w:tcW w:w="7650" w:type="dxa"/>
          </w:tcPr>
          <w:p w14:paraId="3FB3E040" w14:textId="77777777" w:rsidR="007D5BC7" w:rsidRPr="00CF60A8" w:rsidRDefault="00660C28" w:rsidP="00345A8F">
            <w:pPr>
              <w:rPr>
                <w:b/>
                <w:bCs/>
                <w:sz w:val="18"/>
                <w:szCs w:val="18"/>
              </w:rPr>
            </w:pPr>
            <w:r w:rsidRPr="00CF60A8">
              <w:rPr>
                <w:b/>
                <w:bCs/>
                <w:sz w:val="18"/>
                <w:szCs w:val="18"/>
              </w:rPr>
              <w:t>M</w:t>
            </w:r>
            <w:r w:rsidR="00EA3A9D">
              <w:rPr>
                <w:b/>
                <w:bCs/>
                <w:sz w:val="18"/>
                <w:szCs w:val="18"/>
              </w:rPr>
              <w:t>850</w:t>
            </w:r>
            <w:r w:rsidRPr="00CF60A8">
              <w:rPr>
                <w:b/>
                <w:bCs/>
                <w:sz w:val="18"/>
                <w:szCs w:val="18"/>
              </w:rPr>
              <w:t xml:space="preserve">: </w:t>
            </w:r>
          </w:p>
          <w:p w14:paraId="72AEBC7B" w14:textId="77777777" w:rsidR="00BC77AA" w:rsidRPr="0027127D" w:rsidRDefault="00660C28" w:rsidP="00BC77AA">
            <w:pPr>
              <w:ind w:left="168"/>
              <w:rPr>
                <w:sz w:val="18"/>
                <w:szCs w:val="18"/>
                <w:u w:val="single"/>
              </w:rPr>
            </w:pPr>
            <w:r w:rsidRPr="0027127D">
              <w:rPr>
                <w:sz w:val="18"/>
                <w:szCs w:val="18"/>
                <w:u w:val="single"/>
              </w:rPr>
              <w:t>Section 2(c)</w:t>
            </w:r>
          </w:p>
          <w:p w14:paraId="3481B498" w14:textId="77777777" w:rsidR="00BC77AA" w:rsidRPr="005D37B9" w:rsidRDefault="00660C28" w:rsidP="00BC77AA">
            <w:pPr>
              <w:pStyle w:val="ListParagraph"/>
              <w:ind w:left="183"/>
              <w:rPr>
                <w:sz w:val="18"/>
                <w:szCs w:val="18"/>
              </w:rPr>
            </w:pPr>
            <w:r w:rsidRPr="005D37B9">
              <w:rPr>
                <w:sz w:val="18"/>
                <w:szCs w:val="18"/>
              </w:rPr>
              <w:t xml:space="preserve">c. </w:t>
            </w:r>
            <w:r w:rsidRPr="005D37B9">
              <w:rPr>
                <w:b/>
                <w:bCs/>
                <w:sz w:val="18"/>
                <w:szCs w:val="18"/>
              </w:rPr>
              <w:t>Audits of Online Services by Microsoft.</w:t>
            </w:r>
            <w:r w:rsidRPr="005D37B9">
              <w:rPr>
                <w:sz w:val="18"/>
                <w:szCs w:val="18"/>
              </w:rPr>
              <w:t xml:space="preserve"> On behalf of customers including Customer and </w:t>
            </w:r>
            <w:r w:rsidR="0097662C">
              <w:rPr>
                <w:sz w:val="18"/>
                <w:szCs w:val="18"/>
              </w:rPr>
              <w:t>FS Entities</w:t>
            </w:r>
            <w:r w:rsidR="004C137E">
              <w:rPr>
                <w:sz w:val="18"/>
                <w:szCs w:val="18"/>
              </w:rPr>
              <w:t>, and their auditors</w:t>
            </w:r>
            <w:r w:rsidRPr="005D37B9">
              <w:rPr>
                <w:sz w:val="18"/>
                <w:szCs w:val="18"/>
              </w:rPr>
              <w:t xml:space="preserve">, Microsoft will cause the performance of audits of the security of the computers, computing environment and physical data centers that it uses in processing Customer Data for each Online Service. Each audit will result in the generation of a Microsoft Audit Report, as set forth in the DPA. </w:t>
            </w:r>
          </w:p>
          <w:p w14:paraId="6EF9F313" w14:textId="77777777" w:rsidR="00BC77AA" w:rsidRPr="00F036E6" w:rsidRDefault="00BC77AA" w:rsidP="00BC77AA">
            <w:pPr>
              <w:rPr>
                <w:sz w:val="18"/>
                <w:szCs w:val="18"/>
              </w:rPr>
            </w:pPr>
          </w:p>
          <w:p w14:paraId="05EF012A" w14:textId="77777777" w:rsidR="00BC77AA" w:rsidRPr="00CB3DD5" w:rsidRDefault="00660C28" w:rsidP="00BC77AA">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3D0C530B" w14:textId="77777777" w:rsidR="00BC77AA" w:rsidRPr="00CB3DD5" w:rsidRDefault="00660C28" w:rsidP="00BC77AA">
            <w:pPr>
              <w:pStyle w:val="ListParagraph"/>
              <w:ind w:left="183"/>
              <w:rPr>
                <w:sz w:val="18"/>
                <w:szCs w:val="18"/>
              </w:rPr>
            </w:pPr>
            <w:r w:rsidRPr="00CB3DD5">
              <w:rPr>
                <w:sz w:val="18"/>
                <w:szCs w:val="18"/>
              </w:rPr>
              <w:t>a.</w:t>
            </w:r>
            <w:r>
              <w:rPr>
                <w:sz w:val="18"/>
                <w:szCs w:val="18"/>
              </w:rPr>
              <w:t xml:space="preserve"> </w:t>
            </w:r>
            <w:r w:rsidRPr="00CB3DD5">
              <w:rPr>
                <w:sz w:val="18"/>
                <w:szCs w:val="18"/>
              </w:rPr>
              <w:t>In the event that the Regulator</w:t>
            </w:r>
            <w:r w:rsidR="004C137E">
              <w:rPr>
                <w:sz w:val="18"/>
                <w:szCs w:val="18"/>
              </w:rPr>
              <w:t xml:space="preserve"> of any FS Entity</w:t>
            </w:r>
            <w:r w:rsidRPr="00CB3DD5">
              <w:rPr>
                <w:sz w:val="18"/>
                <w:szCs w:val="18"/>
              </w:rPr>
              <w:t xml:space="preserve"> requests to examine or audit the Online Services operations and controls in order to meet the Regulator’s supervisory obligations of Customer, which includes auditing or examining Microsoft</w:t>
            </w:r>
            <w:r w:rsidR="00E0013E">
              <w:rPr>
                <w:sz w:val="18"/>
                <w:szCs w:val="18"/>
              </w:rPr>
              <w:t xml:space="preserve"> either</w:t>
            </w:r>
            <w:r w:rsidRPr="00CB3DD5">
              <w:rPr>
                <w:sz w:val="18"/>
                <w:szCs w:val="18"/>
              </w:rPr>
              <w:t xml:space="preserve"> as a direct service provider of Customer</w:t>
            </w:r>
            <w:r w:rsidR="00E0013E">
              <w:rPr>
                <w:sz w:val="18"/>
                <w:szCs w:val="18"/>
              </w:rPr>
              <w:t xml:space="preserve"> or as an indirect service provider to any FS Entity</w:t>
            </w:r>
            <w:r w:rsidRPr="00CB3DD5">
              <w:rPr>
                <w:sz w:val="18"/>
                <w:szCs w:val="18"/>
              </w:rPr>
              <w:t>, Microsoft will provide the Regulator with an unrestricted right to examine or audit the Online Services</w:t>
            </w:r>
            <w:r>
              <w:rPr>
                <w:sz w:val="18"/>
                <w:szCs w:val="18"/>
              </w:rPr>
              <w:t>…</w:t>
            </w:r>
          </w:p>
          <w:p w14:paraId="1CDA9BF9" w14:textId="77777777" w:rsidR="00BC77AA" w:rsidRPr="00F243DA" w:rsidRDefault="00BC77AA" w:rsidP="00BC77AA">
            <w:pPr>
              <w:rPr>
                <w:sz w:val="18"/>
                <w:szCs w:val="18"/>
              </w:rPr>
            </w:pPr>
          </w:p>
          <w:p w14:paraId="099E642C" w14:textId="77777777" w:rsidR="00BC77AA" w:rsidRPr="00563160" w:rsidRDefault="00660C28" w:rsidP="00BC77AA">
            <w:pPr>
              <w:ind w:left="168"/>
              <w:rPr>
                <w:sz w:val="18"/>
                <w:szCs w:val="18"/>
                <w:u w:val="single"/>
              </w:rPr>
            </w:pPr>
            <w:r w:rsidRPr="00563160">
              <w:rPr>
                <w:sz w:val="18"/>
                <w:szCs w:val="18"/>
                <w:u w:val="single"/>
              </w:rPr>
              <w:t xml:space="preserve">Section 4 </w:t>
            </w:r>
          </w:p>
          <w:p w14:paraId="1C758EC1" w14:textId="77777777" w:rsidR="00BC77AA" w:rsidRPr="005D37B9" w:rsidRDefault="00660C28" w:rsidP="00BC77AA">
            <w:pPr>
              <w:pStyle w:val="ListParagraph"/>
              <w:ind w:left="183"/>
              <w:rPr>
                <w:sz w:val="18"/>
                <w:szCs w:val="18"/>
              </w:rPr>
            </w:pPr>
            <w:r w:rsidRPr="005D37B9">
              <w:rPr>
                <w:sz w:val="18"/>
                <w:szCs w:val="18"/>
              </w:rPr>
              <w:t xml:space="preserve">a. </w:t>
            </w:r>
            <w:r w:rsidRPr="005D37B9">
              <w:rPr>
                <w:b/>
                <w:bCs/>
                <w:sz w:val="18"/>
                <w:szCs w:val="18"/>
              </w:rPr>
              <w:t>General Audit Rights</w:t>
            </w:r>
            <w:r w:rsidRPr="005D37B9">
              <w:rPr>
                <w:sz w:val="18"/>
                <w:szCs w:val="18"/>
              </w:rPr>
              <w:t>. As set forth in this Amendment, Microsoft will provide Customer</w:t>
            </w:r>
            <w:r w:rsidR="00A678B3">
              <w:rPr>
                <w:sz w:val="18"/>
                <w:szCs w:val="18"/>
              </w:rPr>
              <w:t xml:space="preserve">, when serving as FS </w:t>
            </w:r>
            <w:r w:rsidR="00FF1952">
              <w:rPr>
                <w:sz w:val="18"/>
                <w:szCs w:val="18"/>
              </w:rPr>
              <w:t>Agent,</w:t>
            </w:r>
            <w:r w:rsidRPr="005D37B9">
              <w:rPr>
                <w:sz w:val="18"/>
                <w:szCs w:val="18"/>
              </w:rPr>
              <w:t xml:space="preserve"> unrestricted rights of inspection and auditing related to the outsourcing arrangement(s) as specified in Section 4(b) to enable Customer</w:t>
            </w:r>
            <w:r w:rsidR="002A2743">
              <w:rPr>
                <w:sz w:val="18"/>
                <w:szCs w:val="18"/>
              </w:rPr>
              <w:t>,</w:t>
            </w:r>
            <w:r w:rsidR="002A2743">
              <w:t xml:space="preserve"> </w:t>
            </w:r>
            <w:r w:rsidR="002A2743" w:rsidRPr="002A2743">
              <w:rPr>
                <w:sz w:val="18"/>
                <w:szCs w:val="18"/>
              </w:rPr>
              <w:t xml:space="preserve">as FS Agent on behalf of its FS Entities, </w:t>
            </w:r>
            <w:r w:rsidRPr="005D37B9">
              <w:rPr>
                <w:sz w:val="18"/>
                <w:szCs w:val="18"/>
              </w:rPr>
              <w:t xml:space="preserve"> to monitor the outsourcing arrangement and to support </w:t>
            </w:r>
            <w:r w:rsidR="00941F2F">
              <w:rPr>
                <w:sz w:val="18"/>
                <w:szCs w:val="18"/>
              </w:rPr>
              <w:t>compliance</w:t>
            </w:r>
            <w:r w:rsidRPr="005D37B9">
              <w:rPr>
                <w:sz w:val="18"/>
                <w:szCs w:val="18"/>
              </w:rPr>
              <w:t xml:space="preserve"> with</w:t>
            </w:r>
            <w:r w:rsidR="0087261A">
              <w:rPr>
                <w:sz w:val="18"/>
                <w:szCs w:val="18"/>
              </w:rPr>
              <w:t xml:space="preserve"> all</w:t>
            </w:r>
            <w:r w:rsidRPr="005D37B9">
              <w:rPr>
                <w:sz w:val="18"/>
                <w:szCs w:val="18"/>
              </w:rPr>
              <w:t xml:space="preserve"> applicable regulatory and contractual requirements (the “</w:t>
            </w:r>
            <w:r w:rsidR="0087261A">
              <w:rPr>
                <w:sz w:val="18"/>
                <w:szCs w:val="18"/>
              </w:rPr>
              <w:t>FS Agent</w:t>
            </w:r>
            <w:r w:rsidRPr="005D37B9">
              <w:rPr>
                <w:sz w:val="18"/>
                <w:szCs w:val="18"/>
              </w:rPr>
              <w:t xml:space="preserve"> Audit”). This includes providing full access to all relevant business premises (e.g., head offices and operation centers), including the full range of relevant devices, systems, networks, information, and data used for providing the outsourced function, including related financial information, personnel, and Microsoft’s external auditors.  The exercise of such rights shall be subject to the principle of proportionality, relating to the criticality of such Online Services in performing material functions of the </w:t>
            </w:r>
            <w:r w:rsidR="00242DD4">
              <w:rPr>
                <w:sz w:val="18"/>
                <w:szCs w:val="18"/>
              </w:rPr>
              <w:t>FS Entity</w:t>
            </w:r>
            <w:r w:rsidRPr="005D37B9">
              <w:rPr>
                <w:sz w:val="18"/>
                <w:szCs w:val="18"/>
              </w:rPr>
              <w:t xml:space="preserve">. Further, access to premises is subject to ensuring the health and safety of all persons involved in an inspection and audit, and the security of all data, devices, and facilities associated with an inspection and audit.  To the extent such information may be accessed virtually, the parties will work to accommodate such requests through online virtual communications and sharing of documentation through secured protocols.   </w:t>
            </w:r>
          </w:p>
          <w:p w14:paraId="64F24060" w14:textId="77777777" w:rsidR="00BC77AA" w:rsidRPr="00F036E6" w:rsidRDefault="00660C28" w:rsidP="00BC77AA">
            <w:pPr>
              <w:ind w:left="168"/>
              <w:rPr>
                <w:sz w:val="18"/>
                <w:szCs w:val="18"/>
              </w:rPr>
            </w:pPr>
            <w:r w:rsidRPr="00F036E6">
              <w:rPr>
                <w:sz w:val="18"/>
                <w:szCs w:val="18"/>
              </w:rPr>
              <w:t xml:space="preserve"> </w:t>
            </w:r>
          </w:p>
          <w:p w14:paraId="3C9CA0E8" w14:textId="77777777" w:rsidR="00BC77AA" w:rsidRPr="005D37B9" w:rsidRDefault="00660C28" w:rsidP="00BC77AA">
            <w:pPr>
              <w:pStyle w:val="ListParagraph"/>
              <w:ind w:left="183"/>
              <w:rPr>
                <w:sz w:val="18"/>
                <w:szCs w:val="18"/>
              </w:rPr>
            </w:pPr>
            <w:r w:rsidRPr="005D37B9">
              <w:rPr>
                <w:sz w:val="18"/>
                <w:szCs w:val="18"/>
              </w:rPr>
              <w:t xml:space="preserve">b. </w:t>
            </w:r>
            <w:r w:rsidRPr="005D37B9">
              <w:rPr>
                <w:b/>
                <w:bCs/>
                <w:sz w:val="18"/>
                <w:szCs w:val="18"/>
              </w:rPr>
              <w:t>Customer Audit Scope</w:t>
            </w:r>
            <w:r w:rsidRPr="005D37B9">
              <w:rPr>
                <w:sz w:val="18"/>
                <w:szCs w:val="18"/>
              </w:rPr>
              <w:t xml:space="preserve">.  Customer has the right to access all information necessary to enable compliance under relevant legal obligations to ensure that: </w:t>
            </w:r>
          </w:p>
          <w:p w14:paraId="5FD5ABB0" w14:textId="77777777" w:rsidR="00BC77AA" w:rsidRPr="00646141" w:rsidRDefault="00660C28" w:rsidP="00BC77AA">
            <w:pPr>
              <w:ind w:left="183"/>
              <w:rPr>
                <w:sz w:val="18"/>
                <w:szCs w:val="18"/>
              </w:rPr>
            </w:pPr>
            <w:r>
              <w:rPr>
                <w:sz w:val="18"/>
                <w:szCs w:val="18"/>
              </w:rPr>
              <w:t xml:space="preserve">1. </w:t>
            </w:r>
            <w:proofErr w:type="gramStart"/>
            <w:r w:rsidRPr="00A00726">
              <w:rPr>
                <w:sz w:val="18"/>
                <w:szCs w:val="18"/>
              </w:rPr>
              <w:t>The Online</w:t>
            </w:r>
            <w:proofErr w:type="gramEnd"/>
            <w:r w:rsidRPr="00A00726">
              <w:rPr>
                <w:sz w:val="18"/>
                <w:szCs w:val="18"/>
              </w:rPr>
              <w:t xml:space="preserve"> Services comply with the Product Terms, </w:t>
            </w:r>
            <w:r w:rsidRPr="00646141">
              <w:rPr>
                <w:sz w:val="18"/>
                <w:szCs w:val="18"/>
              </w:rPr>
              <w:t xml:space="preserve">the DPA, and this </w:t>
            </w:r>
            <w:proofErr w:type="gramStart"/>
            <w:r w:rsidRPr="00646141">
              <w:rPr>
                <w:sz w:val="18"/>
                <w:szCs w:val="18"/>
              </w:rPr>
              <w:t>Amendment;</w:t>
            </w:r>
            <w:proofErr w:type="gramEnd"/>
          </w:p>
          <w:p w14:paraId="23285CC0" w14:textId="77777777" w:rsidR="00BC77AA" w:rsidRPr="00646141" w:rsidRDefault="00660C28" w:rsidP="00BC77AA">
            <w:pPr>
              <w:ind w:left="183"/>
              <w:rPr>
                <w:sz w:val="18"/>
                <w:szCs w:val="18"/>
              </w:rPr>
            </w:pPr>
            <w:r>
              <w:rPr>
                <w:sz w:val="18"/>
                <w:szCs w:val="18"/>
              </w:rPr>
              <w:t xml:space="preserve">2. </w:t>
            </w:r>
            <w:r w:rsidRPr="00646141">
              <w:rPr>
                <w:sz w:val="18"/>
                <w:szCs w:val="18"/>
              </w:rPr>
              <w:t xml:space="preserve">The Service Level Agreements are being </w:t>
            </w:r>
            <w:proofErr w:type="gramStart"/>
            <w:r w:rsidRPr="00646141">
              <w:rPr>
                <w:sz w:val="18"/>
                <w:szCs w:val="18"/>
              </w:rPr>
              <w:t>met;</w:t>
            </w:r>
            <w:proofErr w:type="gramEnd"/>
            <w:r w:rsidRPr="00646141">
              <w:rPr>
                <w:sz w:val="18"/>
                <w:szCs w:val="18"/>
              </w:rPr>
              <w:t xml:space="preserve"> </w:t>
            </w:r>
          </w:p>
          <w:p w14:paraId="5E7AF51C" w14:textId="77777777" w:rsidR="00BC77AA" w:rsidRPr="00646141" w:rsidRDefault="00660C28" w:rsidP="00BC77AA">
            <w:pPr>
              <w:ind w:left="183"/>
              <w:rPr>
                <w:sz w:val="18"/>
                <w:szCs w:val="18"/>
              </w:rPr>
            </w:pPr>
            <w:r>
              <w:rPr>
                <w:sz w:val="18"/>
                <w:szCs w:val="18"/>
              </w:rPr>
              <w:t xml:space="preserve">3. </w:t>
            </w:r>
            <w:r w:rsidRPr="00646141">
              <w:rPr>
                <w:sz w:val="18"/>
                <w:szCs w:val="18"/>
              </w:rPr>
              <w:t xml:space="preserve">The integrity and confidentiality of Customer Data are protected in compliance with the terms and conditions in the DPA and this Amendment; and </w:t>
            </w:r>
          </w:p>
          <w:p w14:paraId="2E1A1854" w14:textId="77777777" w:rsidR="00BC77AA" w:rsidRDefault="00660C28" w:rsidP="00BC77AA">
            <w:pPr>
              <w:ind w:left="183"/>
              <w:rPr>
                <w:sz w:val="18"/>
                <w:szCs w:val="18"/>
              </w:rPr>
            </w:pPr>
            <w:r>
              <w:rPr>
                <w:sz w:val="18"/>
                <w:szCs w:val="18"/>
              </w:rPr>
              <w:t xml:space="preserve">4. </w:t>
            </w:r>
            <w:r w:rsidRPr="00104F0E">
              <w:rPr>
                <w:sz w:val="18"/>
                <w:szCs w:val="18"/>
              </w:rPr>
              <w:t xml:space="preserve">The Online Services provided to Customer are secure. </w:t>
            </w:r>
          </w:p>
          <w:p w14:paraId="3A240A3C" w14:textId="77777777" w:rsidR="00BC77AA" w:rsidRPr="000B77D1" w:rsidRDefault="00BC77AA" w:rsidP="00BC77AA">
            <w:pPr>
              <w:ind w:left="614"/>
              <w:rPr>
                <w:sz w:val="18"/>
                <w:szCs w:val="18"/>
              </w:rPr>
            </w:pPr>
          </w:p>
          <w:p w14:paraId="13A970B9" w14:textId="77777777" w:rsidR="00BC77AA" w:rsidRPr="00C65C7B" w:rsidRDefault="00660C28" w:rsidP="00BC77AA">
            <w:pPr>
              <w:keepNext/>
              <w:tabs>
                <w:tab w:val="left" w:pos="183"/>
              </w:tabs>
              <w:spacing w:after="120"/>
              <w:ind w:left="183"/>
              <w:outlineLvl w:val="2"/>
              <w:rPr>
                <w:rFonts w:eastAsia="Calibri" w:cs="Arial"/>
                <w:bCs/>
                <w:sz w:val="18"/>
                <w:szCs w:val="22"/>
                <w:lang w:eastAsia="en-US"/>
              </w:rPr>
            </w:pPr>
            <w:r w:rsidRPr="00C65C7B">
              <w:rPr>
                <w:rFonts w:eastAsia="Calibri" w:cs="Arial"/>
                <w:sz w:val="18"/>
                <w:szCs w:val="22"/>
                <w:lang w:eastAsia="en-US"/>
              </w:rPr>
              <w:t>c.</w:t>
            </w:r>
            <w:r>
              <w:rPr>
                <w:rFonts w:eastAsia="Calibri" w:cs="Arial"/>
                <w:b/>
                <w:bCs/>
                <w:sz w:val="18"/>
                <w:szCs w:val="22"/>
                <w:lang w:eastAsia="en-US"/>
              </w:rPr>
              <w:t xml:space="preserve"> </w:t>
            </w:r>
            <w:r w:rsidR="00EE3F94">
              <w:rPr>
                <w:rFonts w:eastAsia="Calibri" w:cs="Arial"/>
                <w:b/>
                <w:bCs/>
                <w:sz w:val="18"/>
                <w:szCs w:val="22"/>
                <w:lang w:eastAsia="en-US"/>
              </w:rPr>
              <w:t>FS Agent</w:t>
            </w:r>
            <w:r w:rsidRPr="00C65C7B">
              <w:rPr>
                <w:rFonts w:eastAsia="Calibri" w:cs="Arial"/>
                <w:b/>
                <w:bCs/>
                <w:sz w:val="18"/>
                <w:szCs w:val="22"/>
                <w:lang w:eastAsia="en-US"/>
              </w:rPr>
              <w:t xml:space="preserve"> Audit Procedures</w:t>
            </w:r>
            <w:r w:rsidRPr="00C65C7B">
              <w:rPr>
                <w:rFonts w:eastAsia="Calibri" w:cs="Arial"/>
                <w:bCs/>
                <w:sz w:val="18"/>
                <w:szCs w:val="22"/>
                <w:lang w:eastAsia="en-US"/>
              </w:rPr>
              <w:t xml:space="preserve">. Microsoft will allow Customer to perform </w:t>
            </w:r>
            <w:r w:rsidR="00EE3F94">
              <w:rPr>
                <w:rFonts w:eastAsia="Calibri" w:cs="Arial"/>
                <w:bCs/>
                <w:sz w:val="18"/>
                <w:szCs w:val="22"/>
                <w:lang w:eastAsia="en-US"/>
              </w:rPr>
              <w:t>FS Agent</w:t>
            </w:r>
            <w:r w:rsidRPr="00C65C7B">
              <w:rPr>
                <w:rFonts w:eastAsia="Calibri" w:cs="Arial"/>
                <w:bCs/>
                <w:sz w:val="18"/>
                <w:szCs w:val="22"/>
                <w:lang w:eastAsia="en-US"/>
              </w:rPr>
              <w:t xml:space="preserve"> Audits</w:t>
            </w:r>
            <w:r w:rsidR="00D5250E">
              <w:t xml:space="preserve"> </w:t>
            </w:r>
            <w:r w:rsidR="00D5250E" w:rsidRPr="00D5250E">
              <w:rPr>
                <w:rFonts w:eastAsia="Calibri" w:cs="Arial"/>
                <w:bCs/>
                <w:sz w:val="18"/>
                <w:szCs w:val="22"/>
                <w:lang w:eastAsia="en-US"/>
              </w:rPr>
              <w:t>when serving as an FS Agent on behalf of FS Entities</w:t>
            </w:r>
            <w:r w:rsidRPr="00C65C7B">
              <w:rPr>
                <w:rFonts w:eastAsia="Calibri" w:cs="Arial"/>
                <w:bCs/>
                <w:sz w:val="18"/>
                <w:szCs w:val="22"/>
                <w:lang w:eastAsia="en-US"/>
              </w:rPr>
              <w:t xml:space="preserve">, including on-site audits (as necessary), as described hereunder: </w:t>
            </w:r>
          </w:p>
          <w:p w14:paraId="66562346" w14:textId="77777777" w:rsidR="004C161B" w:rsidRDefault="00660C28" w:rsidP="0063537B">
            <w:pPr>
              <w:keepNext/>
              <w:numPr>
                <w:ilvl w:val="2"/>
                <w:numId w:val="7"/>
              </w:numPr>
              <w:tabs>
                <w:tab w:val="left" w:pos="183"/>
              </w:tabs>
              <w:spacing w:after="120"/>
              <w:ind w:left="434" w:hanging="180"/>
              <w:outlineLvl w:val="2"/>
              <w:rPr>
                <w:rFonts w:eastAsia="Calibri" w:cs="Arial"/>
                <w:bCs/>
                <w:sz w:val="18"/>
                <w:szCs w:val="22"/>
                <w:lang w:eastAsia="en-US"/>
              </w:rPr>
            </w:pPr>
            <w:r w:rsidRPr="00241C6F">
              <w:rPr>
                <w:rFonts w:eastAsia="Calibri" w:cs="Arial"/>
                <w:bCs/>
                <w:sz w:val="18"/>
                <w:szCs w:val="22"/>
                <w:lang w:eastAsia="en-US"/>
              </w:rPr>
              <w:t>Upon reasonable advance written notice, Microsoft will allow Customer to conduct a</w:t>
            </w:r>
            <w:r w:rsidR="00D5250E">
              <w:rPr>
                <w:rFonts w:eastAsia="Calibri" w:cs="Arial"/>
                <w:bCs/>
                <w:sz w:val="18"/>
                <w:szCs w:val="22"/>
                <w:lang w:eastAsia="en-US"/>
              </w:rPr>
              <w:t>n</w:t>
            </w:r>
            <w:r w:rsidRPr="00241C6F">
              <w:rPr>
                <w:rFonts w:eastAsia="Calibri" w:cs="Arial"/>
                <w:bCs/>
                <w:sz w:val="18"/>
                <w:szCs w:val="22"/>
                <w:lang w:eastAsia="en-US"/>
              </w:rPr>
              <w:t xml:space="preserve"> </w:t>
            </w:r>
            <w:r w:rsidR="00D5250E">
              <w:rPr>
                <w:rFonts w:eastAsia="Calibri" w:cs="Arial"/>
                <w:bCs/>
                <w:sz w:val="18"/>
                <w:szCs w:val="22"/>
                <w:lang w:eastAsia="en-US"/>
              </w:rPr>
              <w:t>a</w:t>
            </w:r>
            <w:r w:rsidRPr="00241C6F">
              <w:rPr>
                <w:rFonts w:eastAsia="Calibri" w:cs="Arial"/>
                <w:bCs/>
                <w:sz w:val="18"/>
                <w:szCs w:val="22"/>
                <w:lang w:eastAsia="en-US"/>
              </w:rPr>
              <w:t xml:space="preserve">udit of the Microsoft business premises and the </w:t>
            </w:r>
            <w:r w:rsidR="00D5250E">
              <w:rPr>
                <w:rFonts w:eastAsia="Calibri" w:cs="Arial"/>
                <w:bCs/>
                <w:sz w:val="18"/>
                <w:szCs w:val="22"/>
                <w:lang w:eastAsia="en-US"/>
              </w:rPr>
              <w:t xml:space="preserve">relevant </w:t>
            </w:r>
            <w:r w:rsidRPr="00241C6F">
              <w:rPr>
                <w:rFonts w:eastAsia="Calibri" w:cs="Arial"/>
                <w:bCs/>
                <w:sz w:val="18"/>
                <w:szCs w:val="22"/>
                <w:lang w:eastAsia="en-US"/>
              </w:rPr>
              <w:t xml:space="preserve">Online Services that Customer is using. The date, time and place of the </w:t>
            </w:r>
            <w:r w:rsidR="00882236">
              <w:rPr>
                <w:rFonts w:eastAsia="Calibri" w:cs="Arial"/>
                <w:bCs/>
                <w:sz w:val="18"/>
                <w:szCs w:val="22"/>
                <w:lang w:eastAsia="en-US"/>
              </w:rPr>
              <w:t>a</w:t>
            </w:r>
            <w:r w:rsidRPr="00241C6F">
              <w:rPr>
                <w:rFonts w:eastAsia="Calibri" w:cs="Arial"/>
                <w:bCs/>
                <w:sz w:val="18"/>
                <w:szCs w:val="22"/>
                <w:lang w:eastAsia="en-US"/>
              </w:rPr>
              <w:t xml:space="preserve">udit will be mutually agreed upon between Customer and Microsoft. This may include, as necessary, audit </w:t>
            </w:r>
            <w:proofErr w:type="gramStart"/>
            <w:r w:rsidRPr="00241C6F">
              <w:rPr>
                <w:rFonts w:eastAsia="Calibri" w:cs="Arial"/>
                <w:bCs/>
                <w:sz w:val="18"/>
                <w:szCs w:val="22"/>
                <w:lang w:eastAsia="en-US"/>
              </w:rPr>
              <w:t xml:space="preserve">of  </w:t>
            </w:r>
            <w:proofErr w:type="spellStart"/>
            <w:r w:rsidRPr="00241C6F">
              <w:rPr>
                <w:rFonts w:eastAsia="Calibri" w:cs="Arial"/>
                <w:bCs/>
                <w:sz w:val="18"/>
                <w:szCs w:val="22"/>
                <w:lang w:eastAsia="en-US"/>
              </w:rPr>
              <w:t>Subprocessors</w:t>
            </w:r>
            <w:proofErr w:type="spellEnd"/>
            <w:proofErr w:type="gramEnd"/>
            <w:r w:rsidRPr="00241C6F">
              <w:rPr>
                <w:rFonts w:eastAsia="Calibri" w:cs="Arial"/>
                <w:bCs/>
                <w:sz w:val="18"/>
                <w:szCs w:val="22"/>
                <w:lang w:eastAsia="en-US"/>
              </w:rPr>
              <w:t xml:space="preserve">, in accordance with the audit rights set forth in the section of the DPA that pertain to </w:t>
            </w:r>
            <w:proofErr w:type="spellStart"/>
            <w:r w:rsidRPr="00241C6F">
              <w:rPr>
                <w:rFonts w:eastAsia="Calibri" w:cs="Arial"/>
                <w:bCs/>
                <w:sz w:val="18"/>
                <w:szCs w:val="22"/>
                <w:lang w:eastAsia="en-US"/>
              </w:rPr>
              <w:t>Subprocessors</w:t>
            </w:r>
            <w:proofErr w:type="spellEnd"/>
            <w:r w:rsidRPr="00241C6F">
              <w:rPr>
                <w:rFonts w:eastAsia="Calibri" w:cs="Arial"/>
                <w:bCs/>
                <w:sz w:val="18"/>
                <w:szCs w:val="22"/>
                <w:lang w:eastAsia="en-US"/>
              </w:rPr>
              <w:t xml:space="preserve">, which is currently entitled “Notice and Controls on use of </w:t>
            </w:r>
            <w:proofErr w:type="spellStart"/>
            <w:r w:rsidRPr="00241C6F">
              <w:rPr>
                <w:rFonts w:eastAsia="Calibri" w:cs="Arial"/>
                <w:bCs/>
                <w:sz w:val="18"/>
                <w:szCs w:val="22"/>
                <w:lang w:eastAsia="en-US"/>
              </w:rPr>
              <w:t>Subprocessors</w:t>
            </w:r>
            <w:proofErr w:type="spellEnd"/>
            <w:r w:rsidRPr="00241C6F">
              <w:rPr>
                <w:rFonts w:eastAsia="Calibri" w:cs="Arial"/>
                <w:bCs/>
                <w:sz w:val="18"/>
                <w:szCs w:val="22"/>
                <w:lang w:eastAsia="en-US"/>
              </w:rPr>
              <w:t>.” Such activities will be performed under the coordination and supervision of Microsoft and subject to all provisions in this Amendment. For clarity, nothing in this paragraph is intended to restrict the right to audit of Customer, and Microsoft confirms that an agreement to a date, time and place of audit will not be unreasonably withheld or delayed, taking into account the scope and reasons for the audit being requested, and that limited prior reasonable notice will be possible in an emergency or crisis situation, and that such scheduling will not be used to jeopardize the objective of the audit.</w:t>
            </w:r>
          </w:p>
          <w:p w14:paraId="11942BDE" w14:textId="77777777" w:rsidR="00F64112" w:rsidRPr="004C161B" w:rsidRDefault="00660C28" w:rsidP="0063537B">
            <w:pPr>
              <w:keepNext/>
              <w:numPr>
                <w:ilvl w:val="2"/>
                <w:numId w:val="7"/>
              </w:numPr>
              <w:tabs>
                <w:tab w:val="clear" w:pos="1440"/>
                <w:tab w:val="left" w:pos="183"/>
              </w:tabs>
              <w:spacing w:after="120"/>
              <w:ind w:left="434" w:hanging="180"/>
              <w:outlineLvl w:val="2"/>
              <w:rPr>
                <w:rFonts w:eastAsia="Calibri" w:cs="Arial"/>
                <w:bCs/>
                <w:sz w:val="18"/>
                <w:szCs w:val="22"/>
                <w:lang w:eastAsia="en-US"/>
              </w:rPr>
            </w:pPr>
            <w:r w:rsidRPr="004C161B">
              <w:rPr>
                <w:rFonts w:eastAsia="Calibri" w:cs="Arial"/>
                <w:bCs/>
                <w:sz w:val="18"/>
                <w:szCs w:val="22"/>
                <w:lang w:eastAsia="en-US"/>
              </w:rPr>
              <w:t xml:space="preserve">In addition to Customer’s rights under Section 4(a) above, each FS Entity may directly audit Microsoft upon notifying Customer and Microsoft, subject to the applicable terms in Sections 4(a), 4(b), 4(c)(1), and this 4(c)(2). Upon receipt of audit requests from the FS Entity for which Customer serves as an FS Agent, Customer agrees to validate that each relevant FS Entity (i) is the current Financial Services customer of Customer and (ii) is currently using one or more solutions that (a) are deployed in Customer’s Azure tenant or (b) run on an applicable Online Service (the “Validation Process”). In this Validation Process, Customer must provide to Microsoft: (i) the name of the FS Entity for which Customer will undertake the audit; (ii) Customer solutions that are subject to the audit; (iii) the first name, last name, title, and contact information of the representative of the FS Entity in connection with the audit; and (iv) any additional information Microsoft may reasonably request. By providing this information to Microsoft, Customer grants permission to Microsoft to undertake the audit of Online Services for the benefit of the FS Entity. </w:t>
            </w:r>
            <w:proofErr w:type="gramStart"/>
            <w:r w:rsidRPr="004C161B">
              <w:rPr>
                <w:rFonts w:eastAsia="Calibri" w:cs="Arial"/>
                <w:bCs/>
                <w:sz w:val="18"/>
                <w:szCs w:val="22"/>
                <w:lang w:eastAsia="en-US"/>
              </w:rPr>
              <w:t>In order to</w:t>
            </w:r>
            <w:proofErr w:type="gramEnd"/>
            <w:r w:rsidRPr="004C161B">
              <w:rPr>
                <w:rFonts w:eastAsia="Calibri" w:cs="Arial"/>
                <w:bCs/>
                <w:sz w:val="18"/>
                <w:szCs w:val="22"/>
                <w:lang w:eastAsia="en-US"/>
              </w:rPr>
              <w:t xml:space="preserve"> complete the Validation Process, the FS Entity will be required to execute relevant confidentiality agreement with Microsoft and agree to be subject to Microsoft’s safety and security procedures and the guidelines set forth in Section 4(c)(4) of this Amendment. Microsoft will provide Customer with the required documentation for execution by the FS Entity or provide the required documentation to the FS Entity during the Validation Process. </w:t>
            </w:r>
          </w:p>
          <w:p w14:paraId="7C63ABA7" w14:textId="77777777" w:rsidR="00BC77AA" w:rsidRDefault="00660C28" w:rsidP="0063537B">
            <w:pPr>
              <w:keepNext/>
              <w:numPr>
                <w:ilvl w:val="2"/>
                <w:numId w:val="7"/>
              </w:numPr>
              <w:tabs>
                <w:tab w:val="clear" w:pos="1440"/>
                <w:tab w:val="left" w:pos="183"/>
              </w:tabs>
              <w:spacing w:after="120"/>
              <w:ind w:left="436" w:hanging="90"/>
              <w:outlineLvl w:val="2"/>
              <w:rPr>
                <w:rFonts w:eastAsia="Calibri" w:cs="Arial"/>
                <w:bCs/>
                <w:sz w:val="18"/>
                <w:szCs w:val="22"/>
                <w:lang w:eastAsia="en-US"/>
              </w:rPr>
            </w:pPr>
            <w:proofErr w:type="gramStart"/>
            <w:r w:rsidRPr="000B77D1">
              <w:rPr>
                <w:rFonts w:eastAsia="Calibri" w:cs="Arial"/>
                <w:bCs/>
                <w:sz w:val="18"/>
                <w:szCs w:val="22"/>
                <w:lang w:eastAsia="en-US"/>
              </w:rPr>
              <w:t>Customer</w:t>
            </w:r>
            <w:proofErr w:type="gramEnd"/>
            <w:r w:rsidRPr="000B77D1">
              <w:rPr>
                <w:rFonts w:eastAsia="Calibri" w:cs="Arial"/>
                <w:bCs/>
                <w:sz w:val="18"/>
                <w:szCs w:val="22"/>
                <w:lang w:eastAsia="en-US"/>
              </w:rPr>
              <w:t xml:space="preserve"> agrees that it shall bear the cost incurred by Microsoft relating to the </w:t>
            </w:r>
            <w:r w:rsidR="004C161B">
              <w:rPr>
                <w:rFonts w:eastAsia="Calibri" w:cs="Arial"/>
                <w:bCs/>
                <w:sz w:val="18"/>
                <w:szCs w:val="22"/>
                <w:lang w:eastAsia="en-US"/>
              </w:rPr>
              <w:t>a</w:t>
            </w:r>
            <w:r w:rsidRPr="000B77D1">
              <w:rPr>
                <w:rFonts w:eastAsia="Calibri" w:cs="Arial"/>
                <w:bCs/>
                <w:sz w:val="18"/>
                <w:szCs w:val="22"/>
                <w:lang w:eastAsia="en-US"/>
              </w:rPr>
              <w:t xml:space="preserve">udit (US $4,000 per day for each Microsoft employee, plus any reasonable travel expenses). Such costs will be reflected in a statement of work. </w:t>
            </w:r>
            <w:proofErr w:type="gramStart"/>
            <w:r w:rsidRPr="000B77D1">
              <w:rPr>
                <w:rFonts w:eastAsia="Calibri" w:cs="Arial"/>
                <w:bCs/>
                <w:sz w:val="18"/>
                <w:szCs w:val="22"/>
                <w:lang w:eastAsia="en-US"/>
              </w:rPr>
              <w:t>Customer</w:t>
            </w:r>
            <w:proofErr w:type="gramEnd"/>
            <w:r w:rsidRPr="000B77D1">
              <w:rPr>
                <w:rFonts w:eastAsia="Calibri" w:cs="Arial"/>
                <w:bCs/>
                <w:sz w:val="18"/>
                <w:szCs w:val="22"/>
                <w:lang w:eastAsia="en-US"/>
              </w:rPr>
              <w:t xml:space="preserve"> will be charged pro rata for a Microsoft engineering resource who is needed for only a portion of a single day.  Microsoft will only charge fees for work performed on a pro rata basis. Further, Microsoft will not charge fees for any Microsoft </w:t>
            </w:r>
            <w:proofErr w:type="gramStart"/>
            <w:r w:rsidRPr="000B77D1">
              <w:rPr>
                <w:rFonts w:eastAsia="Calibri" w:cs="Arial"/>
                <w:bCs/>
                <w:sz w:val="18"/>
                <w:szCs w:val="22"/>
                <w:lang w:eastAsia="en-US"/>
              </w:rPr>
              <w:t>employee</w:t>
            </w:r>
            <w:proofErr w:type="gramEnd"/>
            <w:r w:rsidRPr="000B77D1">
              <w:rPr>
                <w:rFonts w:eastAsia="Calibri" w:cs="Arial"/>
                <w:bCs/>
                <w:sz w:val="18"/>
                <w:szCs w:val="22"/>
                <w:lang w:eastAsia="en-US"/>
              </w:rPr>
              <w:t xml:space="preserve"> performing administrative tasks, such as meeting coordination, escorting visitors or </w:t>
            </w:r>
            <w:proofErr w:type="gramStart"/>
            <w:r w:rsidRPr="000B77D1">
              <w:rPr>
                <w:rFonts w:eastAsia="Calibri" w:cs="Arial"/>
                <w:bCs/>
                <w:sz w:val="18"/>
                <w:szCs w:val="22"/>
                <w:lang w:eastAsia="en-US"/>
              </w:rPr>
              <w:t>document copying</w:t>
            </w:r>
            <w:proofErr w:type="gramEnd"/>
            <w:r w:rsidRPr="000B77D1">
              <w:rPr>
                <w:rFonts w:eastAsia="Calibri" w:cs="Arial"/>
                <w:bCs/>
                <w:sz w:val="18"/>
                <w:szCs w:val="22"/>
                <w:lang w:eastAsia="en-US"/>
              </w:rPr>
              <w:t>.  If there is any dispute regarding fees associated with a</w:t>
            </w:r>
            <w:r w:rsidR="00EA585C">
              <w:rPr>
                <w:rFonts w:eastAsia="Calibri" w:cs="Arial"/>
                <w:bCs/>
                <w:sz w:val="18"/>
                <w:szCs w:val="22"/>
                <w:lang w:eastAsia="en-US"/>
              </w:rPr>
              <w:t>n</w:t>
            </w:r>
            <w:r w:rsidRPr="000B77D1">
              <w:rPr>
                <w:rFonts w:eastAsia="Calibri" w:cs="Arial"/>
                <w:bCs/>
                <w:sz w:val="18"/>
                <w:szCs w:val="22"/>
                <w:lang w:eastAsia="en-US"/>
              </w:rPr>
              <w:t xml:space="preserve"> </w:t>
            </w:r>
            <w:r w:rsidR="00EA585C">
              <w:rPr>
                <w:rFonts w:eastAsia="Calibri" w:cs="Arial"/>
                <w:bCs/>
                <w:sz w:val="18"/>
                <w:szCs w:val="22"/>
                <w:lang w:eastAsia="en-US"/>
              </w:rPr>
              <w:t>a</w:t>
            </w:r>
            <w:r w:rsidRPr="000B77D1">
              <w:rPr>
                <w:rFonts w:eastAsia="Calibri" w:cs="Arial"/>
                <w:bCs/>
                <w:sz w:val="18"/>
                <w:szCs w:val="22"/>
                <w:lang w:eastAsia="en-US"/>
              </w:rPr>
              <w:t xml:space="preserve">udit, the parties will escalate the matter to their appropriate executives for resolution. </w:t>
            </w:r>
          </w:p>
          <w:p w14:paraId="16BD14DD" w14:textId="77777777" w:rsidR="009E4BC0" w:rsidRPr="009E4BC0" w:rsidRDefault="00660C28" w:rsidP="009E4BC0">
            <w:pPr>
              <w:tabs>
                <w:tab w:val="left" w:pos="1800"/>
              </w:tabs>
              <w:spacing w:before="120"/>
              <w:ind w:left="436" w:right="-334"/>
              <w:jc w:val="both"/>
              <w:rPr>
                <w:rFonts w:ascii="Arial" w:eastAsia="Arial" w:hAnsi="Arial" w:cs="Arial"/>
                <w:sz w:val="18"/>
                <w:szCs w:val="18"/>
              </w:rPr>
            </w:pPr>
            <w:proofErr w:type="gramStart"/>
            <w:r w:rsidRPr="009E4BC0">
              <w:rPr>
                <w:rFonts w:ascii="Arial" w:eastAsia="Arial" w:hAnsi="Arial" w:cs="Arial"/>
                <w:sz w:val="18"/>
                <w:szCs w:val="18"/>
              </w:rPr>
              <w:t>In the event that</w:t>
            </w:r>
            <w:proofErr w:type="gramEnd"/>
            <w:r w:rsidRPr="009E4BC0">
              <w:rPr>
                <w:rFonts w:ascii="Arial" w:eastAsia="Arial" w:hAnsi="Arial" w:cs="Arial"/>
                <w:sz w:val="18"/>
                <w:szCs w:val="18"/>
              </w:rPr>
              <w:t xml:space="preserve"> the audit pertains to Customer’s solutions licensed to the FS Entity, Customer shall bear the cost associated with the audit. If the audit </w:t>
            </w:r>
            <w:proofErr w:type="gramStart"/>
            <w:r w:rsidRPr="009E4BC0">
              <w:rPr>
                <w:rFonts w:ascii="Arial" w:eastAsia="Arial" w:hAnsi="Arial" w:cs="Arial"/>
                <w:sz w:val="18"/>
                <w:szCs w:val="18"/>
              </w:rPr>
              <w:t>will cover</w:t>
            </w:r>
            <w:proofErr w:type="gramEnd"/>
            <w:r w:rsidRPr="009E4BC0">
              <w:rPr>
                <w:rFonts w:ascii="Arial" w:eastAsia="Arial" w:hAnsi="Arial" w:cs="Arial"/>
                <w:sz w:val="18"/>
                <w:szCs w:val="18"/>
              </w:rPr>
              <w:t xml:space="preserve"> Online Services used independently by either of the FS Entity and Customer, the FS Entity and Customer will instruct Microsoft which party will be responsible for the cost associated with the audit.</w:t>
            </w:r>
          </w:p>
          <w:p w14:paraId="6ED62B0A" w14:textId="77777777" w:rsidR="00CD4942" w:rsidRPr="000B77D1" w:rsidRDefault="00CD4942" w:rsidP="00CD4942">
            <w:pPr>
              <w:keepNext/>
              <w:tabs>
                <w:tab w:val="left" w:pos="183"/>
              </w:tabs>
              <w:spacing w:after="120"/>
              <w:ind w:left="436"/>
              <w:outlineLvl w:val="2"/>
              <w:rPr>
                <w:rFonts w:eastAsia="Calibri" w:cs="Arial"/>
                <w:bCs/>
                <w:sz w:val="18"/>
                <w:szCs w:val="22"/>
                <w:lang w:eastAsia="en-US"/>
              </w:rPr>
            </w:pPr>
          </w:p>
          <w:p w14:paraId="293E06C9" w14:textId="77777777" w:rsidR="00BC77AA" w:rsidRPr="000B77D1" w:rsidRDefault="00660C28" w:rsidP="0063537B">
            <w:pPr>
              <w:keepNext/>
              <w:numPr>
                <w:ilvl w:val="2"/>
                <w:numId w:val="7"/>
              </w:numPr>
              <w:tabs>
                <w:tab w:val="left" w:pos="183"/>
              </w:tabs>
              <w:spacing w:after="120"/>
              <w:ind w:left="434" w:hanging="180"/>
              <w:outlineLvl w:val="2"/>
              <w:rPr>
                <w:rFonts w:eastAsia="Calibri" w:cs="Arial"/>
                <w:bCs/>
                <w:sz w:val="18"/>
                <w:szCs w:val="22"/>
                <w:lang w:eastAsia="en-US"/>
              </w:rPr>
            </w:pPr>
            <w:r w:rsidRPr="000B77D1">
              <w:rPr>
                <w:rFonts w:eastAsia="Calibri" w:cs="Arial"/>
                <w:bCs/>
                <w:sz w:val="18"/>
                <w:szCs w:val="22"/>
                <w:lang w:eastAsia="en-US"/>
              </w:rPr>
              <w:t xml:space="preserve">The following guidelines shall apply to each </w:t>
            </w:r>
            <w:r w:rsidR="009E4BC0">
              <w:rPr>
                <w:rFonts w:eastAsia="Calibri" w:cs="Arial"/>
                <w:bCs/>
                <w:sz w:val="18"/>
                <w:szCs w:val="22"/>
                <w:lang w:eastAsia="en-US"/>
              </w:rPr>
              <w:t>a</w:t>
            </w:r>
            <w:r w:rsidRPr="000B77D1">
              <w:rPr>
                <w:rFonts w:eastAsia="Calibri" w:cs="Arial"/>
                <w:bCs/>
                <w:sz w:val="18"/>
                <w:szCs w:val="22"/>
                <w:lang w:eastAsia="en-US"/>
              </w:rPr>
              <w:t xml:space="preserve">udit: </w:t>
            </w:r>
          </w:p>
          <w:p w14:paraId="4B971314" w14:textId="77777777" w:rsidR="00EE6BBB" w:rsidRDefault="00660C28" w:rsidP="0063537B">
            <w:pPr>
              <w:pStyle w:val="ListParagraph"/>
              <w:keepNext/>
              <w:numPr>
                <w:ilvl w:val="3"/>
                <w:numId w:val="7"/>
              </w:numPr>
              <w:tabs>
                <w:tab w:val="left" w:pos="183"/>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Microsoft will designate and make available to Customer a reasonable number of appropriately qualified and knowledgeable Microsoft employees to facilitate the </w:t>
            </w:r>
            <w:r w:rsidR="003A3BC7">
              <w:rPr>
                <w:rFonts w:eastAsia="Calibri" w:cs="Arial"/>
                <w:bCs/>
                <w:sz w:val="18"/>
                <w:szCs w:val="22"/>
                <w:lang w:eastAsia="en-US"/>
              </w:rPr>
              <w:t>a</w:t>
            </w:r>
            <w:r w:rsidRPr="000B77D1">
              <w:rPr>
                <w:rFonts w:eastAsia="Calibri" w:cs="Arial"/>
                <w:bCs/>
                <w:sz w:val="18"/>
                <w:szCs w:val="22"/>
                <w:lang w:eastAsia="en-US"/>
              </w:rPr>
              <w:t>udit.</w:t>
            </w:r>
          </w:p>
          <w:p w14:paraId="7DC3B9BB" w14:textId="77777777" w:rsidR="00EE6BBB" w:rsidRPr="00EE6BBB" w:rsidRDefault="00660C28" w:rsidP="0063537B">
            <w:pPr>
              <w:pStyle w:val="ListParagraph"/>
              <w:keepNext/>
              <w:numPr>
                <w:ilvl w:val="3"/>
                <w:numId w:val="7"/>
              </w:numPr>
              <w:tabs>
                <w:tab w:val="left" w:pos="183"/>
              </w:tabs>
              <w:spacing w:after="120"/>
              <w:ind w:left="791" w:hanging="270"/>
              <w:outlineLvl w:val="2"/>
              <w:rPr>
                <w:rFonts w:eastAsia="Calibri" w:cs="Arial"/>
                <w:bCs/>
                <w:sz w:val="18"/>
                <w:szCs w:val="22"/>
                <w:lang w:eastAsia="en-US"/>
              </w:rPr>
            </w:pPr>
            <w:r>
              <w:rPr>
                <w:rFonts w:eastAsia="Calibri" w:cs="Arial"/>
                <w:bCs/>
                <w:sz w:val="18"/>
                <w:szCs w:val="22"/>
                <w:lang w:eastAsia="en-US"/>
              </w:rPr>
              <w:t xml:space="preserve"> </w:t>
            </w:r>
            <w:r w:rsidR="00BC77AA" w:rsidRPr="00EE6BBB">
              <w:rPr>
                <w:rFonts w:eastAsia="Calibri" w:cs="Arial"/>
                <w:bCs/>
                <w:sz w:val="18"/>
                <w:szCs w:val="22"/>
                <w:lang w:eastAsia="en-US"/>
              </w:rPr>
              <w:t xml:space="preserve">Customer may use an independent auditor to conduct the </w:t>
            </w:r>
            <w:r w:rsidR="003A3BC7" w:rsidRPr="00EE6BBB">
              <w:rPr>
                <w:rFonts w:eastAsia="Calibri" w:cs="Arial"/>
                <w:bCs/>
                <w:sz w:val="18"/>
                <w:szCs w:val="22"/>
                <w:lang w:eastAsia="en-US"/>
              </w:rPr>
              <w:t>a</w:t>
            </w:r>
            <w:r w:rsidR="00BC77AA" w:rsidRPr="00EE6BBB">
              <w:rPr>
                <w:rFonts w:eastAsia="Calibri" w:cs="Arial"/>
                <w:bCs/>
                <w:sz w:val="18"/>
                <w:szCs w:val="22"/>
                <w:lang w:eastAsia="en-US"/>
              </w:rPr>
              <w:t xml:space="preserve">udit on its behalf, </w:t>
            </w:r>
            <w:proofErr w:type="gramStart"/>
            <w:r w:rsidR="00BC77AA" w:rsidRPr="00EE6BBB">
              <w:rPr>
                <w:rFonts w:eastAsia="Calibri" w:cs="Arial"/>
                <w:bCs/>
                <w:sz w:val="18"/>
                <w:szCs w:val="22"/>
                <w:lang w:eastAsia="en-US"/>
              </w:rPr>
              <w:t>provided that</w:t>
            </w:r>
            <w:proofErr w:type="gramEnd"/>
            <w:r w:rsidR="00BC77AA" w:rsidRPr="00EE6BBB">
              <w:rPr>
                <w:rFonts w:eastAsia="Calibri" w:cs="Arial"/>
                <w:bCs/>
                <w:sz w:val="18"/>
                <w:szCs w:val="22"/>
                <w:lang w:eastAsia="en-US"/>
              </w:rPr>
              <w:t xml:space="preserve"> Customer confirms with reasonable prior written notice that such </w:t>
            </w:r>
            <w:proofErr w:type="gramStart"/>
            <w:r w:rsidR="003A3BC7" w:rsidRPr="00EE6BBB">
              <w:rPr>
                <w:rFonts w:eastAsia="Calibri" w:cs="Arial"/>
                <w:bCs/>
                <w:sz w:val="18"/>
                <w:szCs w:val="22"/>
                <w:lang w:eastAsia="en-US"/>
              </w:rPr>
              <w:t>a</w:t>
            </w:r>
            <w:r w:rsidR="00BC77AA" w:rsidRPr="00EE6BBB">
              <w:rPr>
                <w:rFonts w:eastAsia="Calibri" w:cs="Arial"/>
                <w:bCs/>
                <w:sz w:val="18"/>
                <w:szCs w:val="22"/>
                <w:lang w:eastAsia="en-US"/>
              </w:rPr>
              <w:t>uditor</w:t>
            </w:r>
            <w:proofErr w:type="gramEnd"/>
            <w:r w:rsidR="00BC77AA" w:rsidRPr="00EE6BBB">
              <w:rPr>
                <w:rFonts w:eastAsia="Calibri" w:cs="Arial"/>
                <w:bCs/>
                <w:sz w:val="18"/>
                <w:szCs w:val="22"/>
                <w:lang w:eastAsia="en-US"/>
              </w:rPr>
              <w:t xml:space="preserve"> is authorized to act on behalf of Customer. </w:t>
            </w:r>
            <w:r w:rsidR="00426C70">
              <w:t xml:space="preserve"> </w:t>
            </w:r>
          </w:p>
          <w:p w14:paraId="58B94879" w14:textId="77777777" w:rsidR="00EE6BBB" w:rsidRPr="00EE6BBB" w:rsidRDefault="00EE6BBB" w:rsidP="00EE6BBB">
            <w:pPr>
              <w:pStyle w:val="ListParagraph"/>
              <w:keepNext/>
              <w:tabs>
                <w:tab w:val="left" w:pos="183"/>
              </w:tabs>
              <w:spacing w:after="120"/>
              <w:ind w:left="791"/>
              <w:outlineLvl w:val="2"/>
              <w:rPr>
                <w:rFonts w:eastAsia="Calibri" w:cs="Arial"/>
                <w:bCs/>
                <w:sz w:val="18"/>
                <w:szCs w:val="22"/>
                <w:lang w:eastAsia="en-US"/>
              </w:rPr>
            </w:pPr>
          </w:p>
          <w:p w14:paraId="571E2871" w14:textId="77777777" w:rsidR="00426C70" w:rsidRPr="00EE6BBB" w:rsidRDefault="00660C28" w:rsidP="0063537B">
            <w:pPr>
              <w:pStyle w:val="ListParagraph"/>
              <w:keepNext/>
              <w:numPr>
                <w:ilvl w:val="3"/>
                <w:numId w:val="7"/>
              </w:numPr>
              <w:tabs>
                <w:tab w:val="left" w:pos="183"/>
              </w:tabs>
              <w:spacing w:after="120"/>
              <w:ind w:left="791" w:hanging="270"/>
              <w:outlineLvl w:val="2"/>
              <w:rPr>
                <w:rFonts w:eastAsia="Calibri" w:cs="Arial"/>
                <w:bCs/>
                <w:sz w:val="18"/>
                <w:szCs w:val="22"/>
                <w:lang w:eastAsia="en-US"/>
              </w:rPr>
            </w:pPr>
            <w:proofErr w:type="gramStart"/>
            <w:r w:rsidRPr="00EE6BBB">
              <w:rPr>
                <w:rFonts w:eastAsia="Calibri" w:cs="Arial"/>
                <w:bCs/>
                <w:sz w:val="18"/>
                <w:szCs w:val="22"/>
                <w:lang w:eastAsia="en-US"/>
              </w:rPr>
              <w:t>Customer</w:t>
            </w:r>
            <w:proofErr w:type="gramEnd"/>
            <w:r w:rsidRPr="00EE6BBB">
              <w:rPr>
                <w:rFonts w:eastAsia="Calibri" w:cs="Arial"/>
                <w:bCs/>
                <w:sz w:val="18"/>
                <w:szCs w:val="22"/>
                <w:lang w:eastAsia="en-US"/>
              </w:rPr>
              <w:t xml:space="preserve"> may undertake audits for an individual FS Entity or for a group of FS Entities or facilitate audits for a group of FS Entities (e.g., pooled audits).</w:t>
            </w:r>
          </w:p>
          <w:p w14:paraId="3B0252C3" w14:textId="77777777" w:rsidR="00BC77AA" w:rsidRPr="000B77D1" w:rsidRDefault="00BC77AA" w:rsidP="00EE6BBB">
            <w:pPr>
              <w:pStyle w:val="ListParagraph"/>
              <w:keepNext/>
              <w:spacing w:after="120"/>
              <w:ind w:left="791"/>
              <w:outlineLvl w:val="2"/>
              <w:rPr>
                <w:rFonts w:eastAsia="Calibri" w:cs="Arial"/>
                <w:bCs/>
                <w:sz w:val="18"/>
                <w:szCs w:val="22"/>
                <w:lang w:eastAsia="en-US"/>
              </w:rPr>
            </w:pPr>
          </w:p>
          <w:p w14:paraId="632DE944" w14:textId="77777777" w:rsidR="00BC77AA" w:rsidRPr="000B77D1" w:rsidRDefault="00660C28" w:rsidP="0063537B">
            <w:pPr>
              <w:pStyle w:val="ListParagraph"/>
              <w:keepNext/>
              <w:numPr>
                <w:ilvl w:val="3"/>
                <w:numId w:val="7"/>
              </w:numPr>
              <w:tabs>
                <w:tab w:val="clear" w:pos="1800"/>
                <w:tab w:val="num" w:pos="796"/>
              </w:tabs>
              <w:spacing w:after="120"/>
              <w:ind w:left="976" w:hanging="450"/>
              <w:outlineLvl w:val="2"/>
              <w:rPr>
                <w:rFonts w:eastAsia="Calibri" w:cs="Arial"/>
                <w:bCs/>
                <w:sz w:val="18"/>
                <w:szCs w:val="22"/>
                <w:lang w:eastAsia="en-US"/>
              </w:rPr>
            </w:pPr>
            <w:r w:rsidRPr="000B77D1">
              <w:rPr>
                <w:rFonts w:eastAsia="Calibri" w:cs="Arial"/>
                <w:bCs/>
                <w:sz w:val="18"/>
                <w:szCs w:val="22"/>
                <w:lang w:eastAsia="en-US"/>
              </w:rPr>
              <w:t xml:space="preserve">Customer may exercise </w:t>
            </w:r>
            <w:r w:rsidR="00EE6BBB">
              <w:rPr>
                <w:rFonts w:eastAsia="Calibri" w:cs="Arial"/>
                <w:bCs/>
                <w:sz w:val="18"/>
                <w:szCs w:val="22"/>
                <w:lang w:eastAsia="en-US"/>
              </w:rPr>
              <w:t>a</w:t>
            </w:r>
            <w:r w:rsidRPr="000B77D1">
              <w:rPr>
                <w:rFonts w:eastAsia="Calibri" w:cs="Arial"/>
                <w:bCs/>
                <w:sz w:val="18"/>
                <w:szCs w:val="22"/>
                <w:lang w:eastAsia="en-US"/>
              </w:rPr>
              <w:t xml:space="preserve">udits directly or with </w:t>
            </w:r>
            <w:proofErr w:type="gramStart"/>
            <w:r w:rsidRPr="000B77D1">
              <w:rPr>
                <w:rFonts w:eastAsia="Calibri" w:cs="Arial"/>
                <w:bCs/>
                <w:sz w:val="18"/>
                <w:szCs w:val="22"/>
                <w:lang w:eastAsia="en-US"/>
              </w:rPr>
              <w:t>its</w:t>
            </w:r>
            <w:proofErr w:type="gramEnd"/>
            <w:r w:rsidRPr="000B77D1">
              <w:rPr>
                <w:rFonts w:eastAsia="Calibri" w:cs="Arial"/>
                <w:bCs/>
                <w:sz w:val="18"/>
                <w:szCs w:val="22"/>
                <w:lang w:eastAsia="en-US"/>
              </w:rPr>
              <w:t xml:space="preserve"> auditor. </w:t>
            </w:r>
            <w:proofErr w:type="gramStart"/>
            <w:r w:rsidR="00541F98">
              <w:rPr>
                <w:rFonts w:eastAsia="Calibri" w:cs="Arial"/>
                <w:bCs/>
                <w:sz w:val="18"/>
                <w:szCs w:val="22"/>
                <w:lang w:eastAsia="en-US"/>
              </w:rPr>
              <w:t>Customer</w:t>
            </w:r>
            <w:proofErr w:type="gramEnd"/>
            <w:r w:rsidR="00541F98">
              <w:rPr>
                <w:rFonts w:eastAsia="Calibri" w:cs="Arial"/>
                <w:bCs/>
                <w:sz w:val="18"/>
                <w:szCs w:val="22"/>
                <w:lang w:eastAsia="en-US"/>
              </w:rPr>
              <w:t xml:space="preserve"> may only conduct audits when acting as an FS Agent. </w:t>
            </w:r>
            <w:r w:rsidRPr="000B77D1">
              <w:rPr>
                <w:rFonts w:eastAsia="Calibri" w:cs="Arial"/>
                <w:bCs/>
                <w:sz w:val="18"/>
                <w:szCs w:val="22"/>
                <w:lang w:eastAsia="en-US"/>
              </w:rPr>
              <w:t>Customer</w:t>
            </w:r>
            <w:r w:rsidR="00541F98">
              <w:rPr>
                <w:rFonts w:eastAsia="Calibri" w:cs="Arial"/>
                <w:bCs/>
                <w:sz w:val="18"/>
                <w:szCs w:val="22"/>
                <w:lang w:eastAsia="en-US"/>
              </w:rPr>
              <w:t>, as FS Agent,</w:t>
            </w:r>
            <w:r w:rsidRPr="000B77D1">
              <w:rPr>
                <w:rFonts w:eastAsia="Calibri" w:cs="Arial"/>
                <w:bCs/>
                <w:sz w:val="18"/>
                <w:szCs w:val="22"/>
                <w:lang w:eastAsia="en-US"/>
              </w:rPr>
              <w:t xml:space="preserve"> remains accountable for supervising and directing </w:t>
            </w:r>
            <w:r w:rsidR="00E1700C">
              <w:rPr>
                <w:rFonts w:eastAsia="Calibri" w:cs="Arial"/>
                <w:bCs/>
                <w:sz w:val="18"/>
                <w:szCs w:val="22"/>
                <w:lang w:eastAsia="en-US"/>
              </w:rPr>
              <w:t>its a</w:t>
            </w:r>
            <w:r w:rsidRPr="000B77D1">
              <w:rPr>
                <w:rFonts w:eastAsia="Calibri" w:cs="Arial"/>
                <w:bCs/>
                <w:sz w:val="18"/>
                <w:szCs w:val="22"/>
                <w:lang w:eastAsia="en-US"/>
              </w:rPr>
              <w:t xml:space="preserve">uditor in connection with the exercise of such </w:t>
            </w:r>
            <w:proofErr w:type="gramStart"/>
            <w:r w:rsidR="00E1700C">
              <w:rPr>
                <w:rFonts w:eastAsia="Calibri" w:cs="Arial"/>
                <w:bCs/>
                <w:sz w:val="18"/>
                <w:szCs w:val="22"/>
                <w:lang w:eastAsia="en-US"/>
              </w:rPr>
              <w:t>a</w:t>
            </w:r>
            <w:r w:rsidRPr="000B77D1">
              <w:rPr>
                <w:rFonts w:eastAsia="Calibri" w:cs="Arial"/>
                <w:bCs/>
                <w:sz w:val="18"/>
                <w:szCs w:val="22"/>
                <w:lang w:eastAsia="en-US"/>
              </w:rPr>
              <w:t>udit</w:t>
            </w:r>
            <w:proofErr w:type="gramEnd"/>
            <w:r w:rsidRPr="000B77D1">
              <w:rPr>
                <w:rFonts w:eastAsia="Calibri" w:cs="Arial"/>
                <w:bCs/>
                <w:sz w:val="18"/>
                <w:szCs w:val="22"/>
                <w:lang w:eastAsia="en-US"/>
              </w:rPr>
              <w:t xml:space="preserve"> and must approve the statement of work for any such </w:t>
            </w:r>
            <w:r w:rsidR="00E1700C">
              <w:rPr>
                <w:rFonts w:eastAsia="Calibri" w:cs="Arial"/>
                <w:bCs/>
                <w:sz w:val="18"/>
                <w:szCs w:val="22"/>
                <w:lang w:eastAsia="en-US"/>
              </w:rPr>
              <w:t>a</w:t>
            </w:r>
            <w:r w:rsidRPr="000B77D1">
              <w:rPr>
                <w:rFonts w:eastAsia="Calibri" w:cs="Arial"/>
                <w:bCs/>
                <w:sz w:val="18"/>
                <w:szCs w:val="22"/>
                <w:lang w:eastAsia="en-US"/>
              </w:rPr>
              <w:t xml:space="preserve">udit to be performed. </w:t>
            </w:r>
            <w:r w:rsidR="00F54A89">
              <w:rPr>
                <w:rFonts w:eastAsia="Calibri" w:cs="Arial"/>
                <w:bCs/>
                <w:sz w:val="18"/>
                <w:szCs w:val="22"/>
                <w:lang w:eastAsia="en-US"/>
              </w:rPr>
              <w:t xml:space="preserve">For clarity, nothing in this paragraph is intended to restrict the audit rights of FS Entities and Regulators. An FS Entity who </w:t>
            </w:r>
            <w:proofErr w:type="gramStart"/>
            <w:r w:rsidR="00F54A89">
              <w:rPr>
                <w:rFonts w:eastAsia="Calibri" w:cs="Arial"/>
                <w:bCs/>
                <w:sz w:val="18"/>
                <w:szCs w:val="22"/>
                <w:lang w:eastAsia="en-US"/>
              </w:rPr>
              <w:t>exercise</w:t>
            </w:r>
            <w:proofErr w:type="gramEnd"/>
            <w:r w:rsidR="00F54A89">
              <w:rPr>
                <w:rFonts w:eastAsia="Calibri" w:cs="Arial"/>
                <w:bCs/>
                <w:sz w:val="18"/>
                <w:szCs w:val="22"/>
                <w:lang w:eastAsia="en-US"/>
              </w:rPr>
              <w:t xml:space="preserve"> audits under 4(c)(2) remains accountable for supervising and directing its auditor in </w:t>
            </w:r>
            <w:r w:rsidR="00D10FF3">
              <w:rPr>
                <w:rFonts w:eastAsia="Calibri" w:cs="Arial"/>
                <w:bCs/>
                <w:sz w:val="18"/>
                <w:szCs w:val="22"/>
                <w:lang w:eastAsia="en-US"/>
              </w:rPr>
              <w:t xml:space="preserve">connection with the exercise of such </w:t>
            </w:r>
            <w:proofErr w:type="gramStart"/>
            <w:r w:rsidR="00D10FF3">
              <w:rPr>
                <w:rFonts w:eastAsia="Calibri" w:cs="Arial"/>
                <w:bCs/>
                <w:sz w:val="18"/>
                <w:szCs w:val="22"/>
                <w:lang w:eastAsia="en-US"/>
              </w:rPr>
              <w:t>audit, and</w:t>
            </w:r>
            <w:proofErr w:type="gramEnd"/>
            <w:r w:rsidR="00D10FF3">
              <w:rPr>
                <w:rFonts w:eastAsia="Calibri" w:cs="Arial"/>
                <w:bCs/>
                <w:sz w:val="18"/>
                <w:szCs w:val="22"/>
                <w:lang w:eastAsia="en-US"/>
              </w:rPr>
              <w:t xml:space="preserve"> must approve the statement of work for any such audit to be performed. Customer, as FS Agent, will be accountable for supporting the FS Entity in connection with the exercise of such </w:t>
            </w:r>
            <w:proofErr w:type="gramStart"/>
            <w:r w:rsidR="00D10FF3">
              <w:rPr>
                <w:rFonts w:eastAsia="Calibri" w:cs="Arial"/>
                <w:bCs/>
                <w:sz w:val="18"/>
                <w:szCs w:val="22"/>
                <w:lang w:eastAsia="en-US"/>
              </w:rPr>
              <w:t>audit</w:t>
            </w:r>
            <w:proofErr w:type="gramEnd"/>
            <w:r w:rsidR="00D10FF3">
              <w:rPr>
                <w:rFonts w:eastAsia="Calibri" w:cs="Arial"/>
                <w:bCs/>
                <w:sz w:val="18"/>
                <w:szCs w:val="22"/>
                <w:lang w:eastAsia="en-US"/>
              </w:rPr>
              <w:t>.</w:t>
            </w:r>
          </w:p>
          <w:p w14:paraId="735ABB27" w14:textId="77777777" w:rsidR="00BC77AA" w:rsidRPr="000B77D1" w:rsidRDefault="00660C28" w:rsidP="0063537B">
            <w:pPr>
              <w:pStyle w:val="ListParagraph"/>
              <w:keepNext/>
              <w:numPr>
                <w:ilvl w:val="3"/>
                <w:numId w:val="7"/>
              </w:numPr>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The </w:t>
            </w:r>
            <w:r w:rsidR="00D10FF3">
              <w:rPr>
                <w:rFonts w:eastAsia="Calibri" w:cs="Arial"/>
                <w:bCs/>
                <w:sz w:val="18"/>
                <w:szCs w:val="22"/>
                <w:lang w:eastAsia="en-US"/>
              </w:rPr>
              <w:t>a</w:t>
            </w:r>
            <w:r w:rsidRPr="000B77D1">
              <w:rPr>
                <w:rFonts w:eastAsia="Calibri" w:cs="Arial"/>
                <w:bCs/>
                <w:sz w:val="18"/>
                <w:szCs w:val="22"/>
                <w:lang w:eastAsia="en-US"/>
              </w:rPr>
              <w:t xml:space="preserve">udit will be conducted in accordance with Microsoft security-related policies and procedures to ensure the health and safety of the </w:t>
            </w:r>
            <w:proofErr w:type="gramStart"/>
            <w:r w:rsidRPr="000B77D1">
              <w:rPr>
                <w:rFonts w:eastAsia="Calibri" w:cs="Arial"/>
                <w:bCs/>
                <w:sz w:val="18"/>
                <w:szCs w:val="22"/>
                <w:lang w:eastAsia="en-US"/>
              </w:rPr>
              <w:t>persons</w:t>
            </w:r>
            <w:proofErr w:type="gramEnd"/>
            <w:r w:rsidRPr="000B77D1">
              <w:rPr>
                <w:rFonts w:eastAsia="Calibri" w:cs="Arial"/>
                <w:bCs/>
                <w:sz w:val="18"/>
                <w:szCs w:val="22"/>
                <w:lang w:eastAsia="en-US"/>
              </w:rPr>
              <w:t xml:space="preserve"> involved and to protect the security and confidentiality of Customer Data, Microsoft’s devices and its facilities. </w:t>
            </w:r>
          </w:p>
          <w:p w14:paraId="7ACAC51F" w14:textId="77777777" w:rsidR="00BC77AA" w:rsidRPr="000B77D1" w:rsidRDefault="00660C28" w:rsidP="0063537B">
            <w:pPr>
              <w:pStyle w:val="ListParagraph"/>
              <w:keepNext/>
              <w:numPr>
                <w:ilvl w:val="3"/>
                <w:numId w:val="7"/>
              </w:numPr>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The </w:t>
            </w:r>
            <w:r w:rsidR="00F34C6D">
              <w:rPr>
                <w:rFonts w:eastAsia="Calibri" w:cs="Arial"/>
                <w:bCs/>
                <w:sz w:val="18"/>
                <w:szCs w:val="22"/>
                <w:lang w:eastAsia="en-US"/>
              </w:rPr>
              <w:t>a</w:t>
            </w:r>
            <w:r w:rsidRPr="000B77D1">
              <w:rPr>
                <w:rFonts w:eastAsia="Calibri" w:cs="Arial"/>
                <w:bCs/>
                <w:sz w:val="18"/>
                <w:szCs w:val="22"/>
                <w:lang w:eastAsia="en-US"/>
              </w:rPr>
              <w:t xml:space="preserve">udit will be conducted in a manner that avoids any unreasonable or unnecessary disruption to Microsoft’s operations. </w:t>
            </w:r>
          </w:p>
          <w:p w14:paraId="4FF91D23" w14:textId="77777777" w:rsidR="00BC77AA" w:rsidRPr="000B77D1" w:rsidRDefault="00660C28" w:rsidP="0063537B">
            <w:pPr>
              <w:pStyle w:val="ListParagraph"/>
              <w:keepNext/>
              <w:numPr>
                <w:ilvl w:val="3"/>
                <w:numId w:val="7"/>
              </w:numPr>
              <w:spacing w:after="120"/>
              <w:ind w:left="791" w:hanging="270"/>
              <w:outlineLvl w:val="2"/>
              <w:rPr>
                <w:rFonts w:eastAsia="Calibri" w:cs="Arial"/>
                <w:bCs/>
                <w:sz w:val="18"/>
                <w:szCs w:val="22"/>
                <w:lang w:eastAsia="en-US"/>
              </w:rPr>
            </w:pPr>
            <w:r w:rsidRPr="000B77D1">
              <w:rPr>
                <w:rFonts w:eastAsia="Calibri" w:cs="Arial"/>
                <w:bCs/>
                <w:sz w:val="18"/>
                <w:szCs w:val="22"/>
                <w:lang w:eastAsia="en-US"/>
              </w:rPr>
              <w:t>Any information and documentation provided by Microsoft or its auditors in relation to a</w:t>
            </w:r>
            <w:r w:rsidR="00F34C6D">
              <w:rPr>
                <w:rFonts w:eastAsia="Calibri" w:cs="Arial"/>
                <w:bCs/>
                <w:sz w:val="18"/>
                <w:szCs w:val="22"/>
                <w:lang w:eastAsia="en-US"/>
              </w:rPr>
              <w:t>n a</w:t>
            </w:r>
            <w:r w:rsidRPr="000B77D1">
              <w:rPr>
                <w:rFonts w:eastAsia="Calibri" w:cs="Arial"/>
                <w:bCs/>
                <w:sz w:val="18"/>
                <w:szCs w:val="22"/>
                <w:lang w:eastAsia="en-US"/>
              </w:rPr>
              <w:t xml:space="preserve">udit will be treated or will request to be treated, by </w:t>
            </w:r>
            <w:r w:rsidR="002075E0">
              <w:rPr>
                <w:rFonts w:eastAsia="Calibri" w:cs="Arial"/>
                <w:bCs/>
                <w:sz w:val="18"/>
                <w:szCs w:val="22"/>
                <w:lang w:eastAsia="en-US"/>
              </w:rPr>
              <w:t>FS Agent</w:t>
            </w:r>
            <w:r w:rsidRPr="000B77D1">
              <w:rPr>
                <w:rFonts w:eastAsia="Calibri" w:cs="Arial"/>
                <w:bCs/>
                <w:sz w:val="18"/>
                <w:szCs w:val="22"/>
                <w:lang w:eastAsia="en-US"/>
              </w:rPr>
              <w:t>, its Affiliates,</w:t>
            </w:r>
            <w:r w:rsidR="002075E0">
              <w:rPr>
                <w:rFonts w:eastAsia="Calibri" w:cs="Arial"/>
                <w:bCs/>
                <w:sz w:val="18"/>
                <w:szCs w:val="22"/>
                <w:lang w:eastAsia="en-US"/>
              </w:rPr>
              <w:t xml:space="preserve"> its auditors, FS Entities</w:t>
            </w:r>
            <w:r w:rsidRPr="000B77D1">
              <w:rPr>
                <w:rFonts w:eastAsia="Calibri" w:cs="Arial"/>
                <w:bCs/>
                <w:sz w:val="18"/>
                <w:szCs w:val="22"/>
                <w:lang w:eastAsia="en-US"/>
              </w:rPr>
              <w:t xml:space="preserve"> and </w:t>
            </w:r>
            <w:r w:rsidR="00AE686B">
              <w:rPr>
                <w:rFonts w:eastAsia="Calibri" w:cs="Arial"/>
                <w:bCs/>
                <w:sz w:val="18"/>
                <w:szCs w:val="22"/>
                <w:lang w:eastAsia="en-US"/>
              </w:rPr>
              <w:t>its Affiliates, and</w:t>
            </w:r>
            <w:r w:rsidRPr="000B77D1">
              <w:rPr>
                <w:rFonts w:eastAsia="Calibri" w:cs="Arial"/>
                <w:bCs/>
                <w:sz w:val="18"/>
                <w:szCs w:val="22"/>
                <w:lang w:eastAsia="en-US"/>
              </w:rPr>
              <w:t xml:space="preserve"> Regulator</w:t>
            </w:r>
            <w:r w:rsidR="00AE686B">
              <w:rPr>
                <w:rFonts w:eastAsia="Calibri" w:cs="Arial"/>
                <w:bCs/>
                <w:sz w:val="18"/>
                <w:szCs w:val="22"/>
                <w:lang w:eastAsia="en-US"/>
              </w:rPr>
              <w:t>s</w:t>
            </w:r>
            <w:r w:rsidRPr="000B77D1">
              <w:rPr>
                <w:rFonts w:eastAsia="Calibri" w:cs="Arial"/>
                <w:bCs/>
                <w:sz w:val="18"/>
                <w:szCs w:val="22"/>
                <w:lang w:eastAsia="en-US"/>
              </w:rPr>
              <w:t xml:space="preserve"> as confidential information of Microsoft. </w:t>
            </w:r>
          </w:p>
          <w:p w14:paraId="22DFB0B1" w14:textId="77777777" w:rsidR="00BC77AA" w:rsidRPr="007D5BC7" w:rsidRDefault="00660C28" w:rsidP="00BC77AA">
            <w:pPr>
              <w:keepNext/>
              <w:spacing w:after="120"/>
              <w:ind w:left="72"/>
              <w:rPr>
                <w:rFonts w:eastAsia="Calibri" w:cs="Arial"/>
                <w:bCs/>
                <w:sz w:val="18"/>
                <w:szCs w:val="22"/>
                <w:lang w:eastAsia="en-US"/>
              </w:rPr>
            </w:pPr>
            <w:r w:rsidRPr="000B77D1">
              <w:rPr>
                <w:rFonts w:eastAsia="Calibri" w:cs="Arial"/>
                <w:bCs/>
                <w:sz w:val="18"/>
                <w:szCs w:val="22"/>
                <w:lang w:eastAsia="en-US"/>
              </w:rPr>
              <w:t xml:space="preserve">The </w:t>
            </w:r>
            <w:r w:rsidRPr="00241C6F">
              <w:rPr>
                <w:sz w:val="18"/>
                <w:szCs w:val="18"/>
              </w:rPr>
              <w:t>exercise</w:t>
            </w:r>
            <w:r w:rsidRPr="000B77D1">
              <w:rPr>
                <w:rFonts w:eastAsia="Calibri" w:cs="Arial"/>
                <w:bCs/>
                <w:sz w:val="18"/>
                <w:szCs w:val="22"/>
                <w:lang w:eastAsia="en-US"/>
              </w:rPr>
              <w:t xml:space="preserve"> of such rights shall be subject to the principle of proportionality concerning whether such Online Services are used for critical or important functions of the </w:t>
            </w:r>
            <w:r w:rsidR="00940B2A">
              <w:rPr>
                <w:rFonts w:eastAsia="Calibri" w:cs="Arial"/>
                <w:bCs/>
                <w:sz w:val="18"/>
                <w:szCs w:val="22"/>
                <w:lang w:eastAsia="en-US"/>
              </w:rPr>
              <w:t>FS Entity’s</w:t>
            </w:r>
            <w:r w:rsidRPr="000B77D1">
              <w:rPr>
                <w:rFonts w:eastAsia="Calibri" w:cs="Arial"/>
                <w:bCs/>
                <w:sz w:val="18"/>
                <w:szCs w:val="22"/>
                <w:lang w:eastAsia="en-US"/>
              </w:rPr>
              <w:t xml:space="preserve"> operations.  </w:t>
            </w:r>
          </w:p>
          <w:p w14:paraId="7A8A3C21" w14:textId="77777777" w:rsidR="00BC77AA" w:rsidRPr="00F036E6" w:rsidRDefault="00660C28" w:rsidP="00BC77AA">
            <w:pPr>
              <w:keepNext/>
              <w:ind w:left="72"/>
              <w:rPr>
                <w:sz w:val="18"/>
                <w:szCs w:val="18"/>
                <w:u w:val="single"/>
              </w:rPr>
            </w:pPr>
            <w:r>
              <w:rPr>
                <w:sz w:val="18"/>
                <w:szCs w:val="18"/>
                <w:u w:val="single"/>
              </w:rPr>
              <w:t xml:space="preserve">Section </w:t>
            </w:r>
            <w:r w:rsidRPr="00F036E6">
              <w:rPr>
                <w:sz w:val="18"/>
                <w:szCs w:val="18"/>
                <w:u w:val="single"/>
              </w:rPr>
              <w:t>5</w:t>
            </w:r>
          </w:p>
          <w:p w14:paraId="2431C948" w14:textId="77777777" w:rsidR="00BC77AA" w:rsidRPr="00F036E6" w:rsidRDefault="00660C28" w:rsidP="00BC77AA">
            <w:pPr>
              <w:keepNext/>
              <w:spacing w:after="120"/>
              <w:ind w:left="72"/>
              <w:rPr>
                <w:sz w:val="18"/>
                <w:szCs w:val="18"/>
              </w:rPr>
            </w:pPr>
            <w:r w:rsidRPr="00F036E6">
              <w:rPr>
                <w:sz w:val="18"/>
                <w:szCs w:val="18"/>
              </w:rPr>
              <w:t>Microsoft recognizes the needs of the Financial Services industry and offers a set of capabilities to help Customer with regulatory matters.</w:t>
            </w:r>
          </w:p>
          <w:p w14:paraId="25039C69" w14:textId="77777777" w:rsidR="00BC77AA" w:rsidRPr="00F078B9" w:rsidRDefault="00660C28" w:rsidP="00BC77AA">
            <w:pPr>
              <w:ind w:left="93"/>
              <w:rPr>
                <w:sz w:val="18"/>
                <w:szCs w:val="18"/>
              </w:rPr>
            </w:pPr>
            <w:r>
              <w:rPr>
                <w:sz w:val="18"/>
                <w:szCs w:val="18"/>
              </w:rPr>
              <w:t xml:space="preserve">a. </w:t>
            </w:r>
            <w:proofErr w:type="gramStart"/>
            <w:r w:rsidRPr="00F078B9">
              <w:rPr>
                <w:sz w:val="18"/>
                <w:szCs w:val="18"/>
              </w:rPr>
              <w:t>In the event that</w:t>
            </w:r>
            <w:proofErr w:type="gramEnd"/>
            <w:r w:rsidRPr="00F078B9">
              <w:rPr>
                <w:sz w:val="18"/>
                <w:szCs w:val="18"/>
              </w:rPr>
              <w:t xml:space="preserve"> the Regulator publishes new or updated guidance that relates to the Online Services, upon Customer’s written request to Microsoft, Microsoft will prepare a written response to such guidance including how (and the extent to which) the Online Services address the guidance through either existing features or planned changes on the roadmap for the Online Services.</w:t>
            </w:r>
          </w:p>
          <w:p w14:paraId="1694260A" w14:textId="77777777" w:rsidR="00BC77AA" w:rsidRPr="0079192F" w:rsidRDefault="00660C28" w:rsidP="00BC77AA">
            <w:pPr>
              <w:ind w:left="93"/>
              <w:rPr>
                <w:sz w:val="18"/>
                <w:szCs w:val="18"/>
              </w:rPr>
            </w:pPr>
            <w:r>
              <w:rPr>
                <w:sz w:val="18"/>
                <w:szCs w:val="18"/>
              </w:rPr>
              <w:t xml:space="preserve">b. </w:t>
            </w:r>
            <w:r w:rsidRPr="000E587B">
              <w:rPr>
                <w:sz w:val="18"/>
                <w:szCs w:val="18"/>
              </w:rPr>
              <w:t xml:space="preserve">If Customer, either acting </w:t>
            </w:r>
            <w:r w:rsidR="00731E73">
              <w:rPr>
                <w:sz w:val="18"/>
                <w:szCs w:val="18"/>
              </w:rPr>
              <w:t xml:space="preserve">as an FS Agent </w:t>
            </w:r>
            <w:r w:rsidRPr="000E587B">
              <w:rPr>
                <w:sz w:val="18"/>
                <w:szCs w:val="18"/>
              </w:rPr>
              <w:t>on behalf</w:t>
            </w:r>
            <w:r w:rsidR="00413312">
              <w:rPr>
                <w:sz w:val="18"/>
                <w:szCs w:val="18"/>
              </w:rPr>
              <w:t xml:space="preserve"> of a FS Entity,</w:t>
            </w:r>
            <w:r w:rsidRPr="000E587B">
              <w:rPr>
                <w:sz w:val="18"/>
                <w:szCs w:val="18"/>
              </w:rPr>
              <w:t xml:space="preserve"> or upon instruction from </w:t>
            </w:r>
            <w:r w:rsidR="00413312">
              <w:rPr>
                <w:sz w:val="18"/>
                <w:szCs w:val="18"/>
              </w:rPr>
              <w:t>the FS Entity’s</w:t>
            </w:r>
            <w:r w:rsidRPr="000E587B">
              <w:rPr>
                <w:sz w:val="18"/>
                <w:szCs w:val="18"/>
              </w:rPr>
              <w:t xml:space="preserve"> Regulator, requires a change to an existing services feature or control</w:t>
            </w:r>
            <w:r w:rsidR="003E1A78">
              <w:rPr>
                <w:sz w:val="18"/>
                <w:szCs w:val="18"/>
              </w:rPr>
              <w:t xml:space="preserve"> or a new services feature or control</w:t>
            </w:r>
            <w:r w:rsidRPr="000E587B">
              <w:rPr>
                <w:sz w:val="18"/>
                <w:szCs w:val="18"/>
              </w:rPr>
              <w:t>, Customer may request such feature or control from Microsoft, and Microsoft will respond within a reasonable time , so that the parties can discuss if accommodating such request</w:t>
            </w:r>
            <w:r>
              <w:rPr>
                <w:sz w:val="18"/>
                <w:szCs w:val="18"/>
              </w:rPr>
              <w:t xml:space="preserve"> </w:t>
            </w:r>
            <w:r w:rsidRPr="0079192F">
              <w:rPr>
                <w:sz w:val="18"/>
                <w:szCs w:val="18"/>
              </w:rPr>
              <w:t xml:space="preserve">is feasible and, if so, how to accommodate </w:t>
            </w:r>
            <w:r w:rsidR="0058723F">
              <w:rPr>
                <w:sz w:val="18"/>
                <w:szCs w:val="18"/>
              </w:rPr>
              <w:t>that FS Entity’s</w:t>
            </w:r>
            <w:r w:rsidRPr="0079192F">
              <w:rPr>
                <w:sz w:val="18"/>
                <w:szCs w:val="18"/>
              </w:rPr>
              <w:t xml:space="preserve"> requirements. </w:t>
            </w:r>
          </w:p>
          <w:p w14:paraId="4C840275" w14:textId="77777777" w:rsidR="00BC77AA" w:rsidRPr="005D075D" w:rsidRDefault="00BC77AA" w:rsidP="00BC77AA">
            <w:pPr>
              <w:pStyle w:val="ListParagraph"/>
              <w:ind w:left="93"/>
              <w:rPr>
                <w:sz w:val="18"/>
                <w:szCs w:val="18"/>
              </w:rPr>
            </w:pPr>
          </w:p>
          <w:p w14:paraId="7F5F1E83" w14:textId="77777777" w:rsidR="00BC77AA" w:rsidRPr="00253705" w:rsidRDefault="00660C28" w:rsidP="00BC77AA">
            <w:pPr>
              <w:ind w:left="93"/>
              <w:rPr>
                <w:sz w:val="18"/>
                <w:szCs w:val="18"/>
              </w:rPr>
            </w:pPr>
            <w:r>
              <w:rPr>
                <w:sz w:val="18"/>
                <w:szCs w:val="18"/>
              </w:rPr>
              <w:t xml:space="preserve">c. </w:t>
            </w:r>
            <w:r w:rsidRPr="00253705">
              <w:rPr>
                <w:sz w:val="18"/>
                <w:szCs w:val="18"/>
              </w:rPr>
              <w:t>In the event Microsoft and Customer</w:t>
            </w:r>
            <w:r w:rsidR="0058723F">
              <w:rPr>
                <w:sz w:val="18"/>
                <w:szCs w:val="18"/>
              </w:rPr>
              <w:t>, as an FS Agent on behalf of a FS Entity,</w:t>
            </w:r>
            <w:r w:rsidRPr="00253705">
              <w:rPr>
                <w:sz w:val="18"/>
                <w:szCs w:val="18"/>
              </w:rPr>
              <w:t xml:space="preserve"> cannot come to a mutually satisfactory resolution to address concerns about regulatory changes or changes to the Online Service, Microsoft will provide </w:t>
            </w:r>
            <w:proofErr w:type="gramStart"/>
            <w:r w:rsidRPr="00253705">
              <w:rPr>
                <w:sz w:val="18"/>
                <w:szCs w:val="18"/>
              </w:rPr>
              <w:t>Customer</w:t>
            </w:r>
            <w:proofErr w:type="gramEnd"/>
            <w:r w:rsidRPr="00253705">
              <w:rPr>
                <w:sz w:val="18"/>
                <w:szCs w:val="18"/>
              </w:rPr>
              <w:t xml:space="preserve"> the reason(s) why Microsoft is unable or unwilling to accommodate such change(s).  Consistent with Section 6, Customer may then elect to terminate the specific Online Service, with no penalty, by providing reasonable written notice of termination.</w:t>
            </w:r>
          </w:p>
          <w:p w14:paraId="7F2289E3" w14:textId="77777777" w:rsidR="007D5BC7" w:rsidRPr="00102D91" w:rsidRDefault="00660C28" w:rsidP="0063537B">
            <w:pPr>
              <w:pStyle w:val="ListParagraph"/>
              <w:numPr>
                <w:ilvl w:val="1"/>
                <w:numId w:val="7"/>
              </w:numPr>
              <w:tabs>
                <w:tab w:val="clear" w:pos="1080"/>
                <w:tab w:val="num" w:pos="346"/>
              </w:tabs>
              <w:ind w:left="76" w:firstLine="0"/>
              <w:rPr>
                <w:sz w:val="18"/>
                <w:szCs w:val="18"/>
              </w:rPr>
            </w:pPr>
            <w:r w:rsidRPr="00102D91">
              <w:rPr>
                <w:sz w:val="18"/>
                <w:szCs w:val="18"/>
              </w:rPr>
              <w:t xml:space="preserve">As </w:t>
            </w:r>
            <w:r w:rsidRPr="00102D91">
              <w:rPr>
                <w:rFonts w:eastAsia="Calibri" w:cs="Arial"/>
                <w:sz w:val="18"/>
                <w:szCs w:val="22"/>
                <w:lang w:eastAsia="en-US"/>
              </w:rPr>
              <w:t>described</w:t>
            </w:r>
            <w:r w:rsidRPr="00102D91">
              <w:rPr>
                <w:sz w:val="18"/>
                <w:szCs w:val="18"/>
              </w:rPr>
              <w:t xml:space="preserve"> in the DPA, Microsoft will ensure that its contracts with </w:t>
            </w:r>
            <w:proofErr w:type="spellStart"/>
            <w:r w:rsidRPr="00102D91">
              <w:rPr>
                <w:sz w:val="18"/>
                <w:szCs w:val="18"/>
              </w:rPr>
              <w:t>Subprocessors</w:t>
            </w:r>
            <w:proofErr w:type="spellEnd"/>
            <w:r w:rsidRPr="00102D91">
              <w:rPr>
                <w:sz w:val="18"/>
                <w:szCs w:val="18"/>
              </w:rPr>
              <w:t xml:space="preserve"> include terms obliging </w:t>
            </w:r>
            <w:proofErr w:type="gramStart"/>
            <w:r w:rsidRPr="00102D91">
              <w:rPr>
                <w:sz w:val="18"/>
                <w:szCs w:val="18"/>
              </w:rPr>
              <w:t xml:space="preserve">the  </w:t>
            </w:r>
            <w:proofErr w:type="spellStart"/>
            <w:r w:rsidRPr="00102D91">
              <w:rPr>
                <w:sz w:val="18"/>
                <w:szCs w:val="18"/>
              </w:rPr>
              <w:t>Subprocessors</w:t>
            </w:r>
            <w:proofErr w:type="spellEnd"/>
            <w:proofErr w:type="gramEnd"/>
            <w:r w:rsidRPr="00102D91">
              <w:rPr>
                <w:sz w:val="18"/>
                <w:szCs w:val="18"/>
              </w:rPr>
              <w:t xml:space="preserve"> to comply with all laws and regulatory requirements as are relevant to the outsourced Online Services and required of Microsoft by the DPA</w:t>
            </w:r>
            <w:r w:rsidR="002B4296">
              <w:rPr>
                <w:sz w:val="18"/>
                <w:szCs w:val="18"/>
              </w:rPr>
              <w:t>.</w:t>
            </w:r>
            <w:r w:rsidR="005B6FF4">
              <w:rPr>
                <w:sz w:val="18"/>
                <w:szCs w:val="18"/>
              </w:rPr>
              <w:t xml:space="preserve"> </w:t>
            </w:r>
            <w:r w:rsidRPr="00102D91">
              <w:rPr>
                <w:sz w:val="18"/>
                <w:szCs w:val="18"/>
              </w:rPr>
              <w:t xml:space="preserve">Microsoft agrees to oversee the </w:t>
            </w:r>
            <w:proofErr w:type="spellStart"/>
            <w:r w:rsidRPr="00102D91">
              <w:rPr>
                <w:sz w:val="18"/>
                <w:szCs w:val="18"/>
              </w:rPr>
              <w:t>Subprocessors</w:t>
            </w:r>
            <w:proofErr w:type="spellEnd"/>
            <w:r w:rsidRPr="00102D91">
              <w:rPr>
                <w:sz w:val="18"/>
                <w:szCs w:val="18"/>
              </w:rPr>
              <w:t xml:space="preserve"> to the extent required to meet Microsoft’s obligations in the DPA and this Amendment. Microsoft will be accountable and liable for the acts and omissions of such </w:t>
            </w:r>
            <w:proofErr w:type="spellStart"/>
            <w:r w:rsidRPr="00102D91">
              <w:rPr>
                <w:sz w:val="18"/>
                <w:szCs w:val="18"/>
              </w:rPr>
              <w:t>Subprocessors</w:t>
            </w:r>
            <w:proofErr w:type="spellEnd"/>
            <w:r w:rsidRPr="00102D91">
              <w:rPr>
                <w:sz w:val="18"/>
                <w:szCs w:val="18"/>
              </w:rPr>
              <w:t xml:space="preserve"> as if the acts and omissions were </w:t>
            </w:r>
            <w:proofErr w:type="gramStart"/>
            <w:r w:rsidRPr="00102D91">
              <w:rPr>
                <w:sz w:val="18"/>
                <w:szCs w:val="18"/>
              </w:rPr>
              <w:t>its</w:t>
            </w:r>
            <w:proofErr w:type="gramEnd"/>
            <w:r w:rsidRPr="00102D91">
              <w:rPr>
                <w:sz w:val="18"/>
                <w:szCs w:val="18"/>
              </w:rPr>
              <w:t xml:space="preserve"> own.</w:t>
            </w:r>
          </w:p>
          <w:p w14:paraId="6B10C4DF" w14:textId="77777777" w:rsidR="00BC77AA" w:rsidRDefault="00BC77AA" w:rsidP="00BC77AA">
            <w:pPr>
              <w:rPr>
                <w:sz w:val="18"/>
                <w:szCs w:val="18"/>
              </w:rPr>
            </w:pPr>
          </w:p>
          <w:p w14:paraId="7D5D7F24" w14:textId="77777777" w:rsidR="007D5BC7" w:rsidRPr="00BC77AA" w:rsidRDefault="00660C28" w:rsidP="00BC77AA">
            <w:pPr>
              <w:rPr>
                <w:b/>
                <w:bCs/>
                <w:sz w:val="18"/>
                <w:szCs w:val="18"/>
              </w:rPr>
            </w:pPr>
            <w:r w:rsidRPr="00181F47">
              <w:rPr>
                <w:b/>
                <w:bCs/>
                <w:sz w:val="18"/>
                <w:szCs w:val="18"/>
              </w:rPr>
              <w:t xml:space="preserve">DORA </w:t>
            </w:r>
            <w:r>
              <w:rPr>
                <w:b/>
                <w:bCs/>
                <w:sz w:val="18"/>
                <w:szCs w:val="18"/>
              </w:rPr>
              <w:t>Supplement</w:t>
            </w:r>
            <w:r w:rsidRPr="00181F47">
              <w:rPr>
                <w:b/>
                <w:bCs/>
                <w:sz w:val="18"/>
                <w:szCs w:val="18"/>
              </w:rPr>
              <w:t xml:space="preserve">: </w:t>
            </w:r>
          </w:p>
          <w:p w14:paraId="06E38A15" w14:textId="77777777" w:rsidR="007D5BC7" w:rsidRPr="00834327" w:rsidRDefault="00660C28" w:rsidP="00345A8F">
            <w:pPr>
              <w:pStyle w:val="ListParagraph"/>
              <w:ind w:left="167"/>
              <w:rPr>
                <w:sz w:val="18"/>
                <w:szCs w:val="18"/>
                <w:u w:val="single"/>
              </w:rPr>
            </w:pPr>
            <w:r>
              <w:rPr>
                <w:sz w:val="18"/>
                <w:szCs w:val="18"/>
                <w:u w:val="single"/>
              </w:rPr>
              <w:t xml:space="preserve">Section 3.1 </w:t>
            </w:r>
          </w:p>
          <w:p w14:paraId="623500CC" w14:textId="77777777" w:rsidR="007D5BC7" w:rsidRDefault="00660C28" w:rsidP="007D5BC7">
            <w:pPr>
              <w:ind w:left="161"/>
              <w:rPr>
                <w:sz w:val="18"/>
                <w:szCs w:val="18"/>
              </w:rPr>
            </w:pPr>
            <w:r w:rsidRPr="007D5BC7">
              <w:rPr>
                <w:b/>
                <w:iCs/>
                <w:sz w:val="18"/>
                <w:szCs w:val="18"/>
              </w:rPr>
              <w:t>Copies and Alternative Assurances.</w:t>
            </w:r>
            <w:r w:rsidRPr="007D5BC7">
              <w:rPr>
                <w:bCs/>
                <w:iCs/>
                <w:sz w:val="18"/>
                <w:szCs w:val="18"/>
              </w:rPr>
              <w:t xml:space="preserve"> A</w:t>
            </w:r>
            <w:r w:rsidR="00230B98">
              <w:rPr>
                <w:bCs/>
                <w:iCs/>
                <w:sz w:val="18"/>
                <w:szCs w:val="18"/>
              </w:rPr>
              <w:t>n FS Agent</w:t>
            </w:r>
            <w:r w:rsidRPr="007D5BC7">
              <w:rPr>
                <w:bCs/>
                <w:iCs/>
                <w:sz w:val="18"/>
                <w:szCs w:val="18"/>
              </w:rPr>
              <w:t xml:space="preserve"> Audit or audit by a</w:t>
            </w:r>
            <w:r w:rsidR="00A71FFC">
              <w:rPr>
                <w:bCs/>
                <w:iCs/>
                <w:sz w:val="18"/>
                <w:szCs w:val="18"/>
              </w:rPr>
              <w:t>n FS Entity or</w:t>
            </w:r>
            <w:r w:rsidRPr="007D5BC7">
              <w:rPr>
                <w:bCs/>
                <w:iCs/>
                <w:sz w:val="18"/>
                <w:szCs w:val="18"/>
              </w:rPr>
              <w:t xml:space="preserve"> Regulator may allow the Customer</w:t>
            </w:r>
            <w:r w:rsidR="00A71FFC">
              <w:rPr>
                <w:bCs/>
                <w:iCs/>
                <w:sz w:val="18"/>
                <w:szCs w:val="18"/>
              </w:rPr>
              <w:t>, FS Entity,</w:t>
            </w:r>
            <w:r w:rsidRPr="007D5BC7">
              <w:rPr>
                <w:bCs/>
                <w:iCs/>
                <w:sz w:val="18"/>
                <w:szCs w:val="18"/>
              </w:rPr>
              <w:t xml:space="preserve"> or Regulator to take copies of Microsoft’s relevant documentation on-site where such documentation is critical to Microsoft’s operations. </w:t>
            </w:r>
            <w:proofErr w:type="gramStart"/>
            <w:r w:rsidRPr="007D5BC7">
              <w:rPr>
                <w:bCs/>
                <w:iCs/>
                <w:sz w:val="18"/>
                <w:szCs w:val="18"/>
              </w:rPr>
              <w:t>In the event that</w:t>
            </w:r>
            <w:proofErr w:type="gramEnd"/>
            <w:r w:rsidRPr="007D5BC7">
              <w:rPr>
                <w:bCs/>
                <w:iCs/>
                <w:sz w:val="18"/>
                <w:szCs w:val="18"/>
              </w:rPr>
              <w:t xml:space="preserve"> a</w:t>
            </w:r>
            <w:r w:rsidR="00A71FFC">
              <w:rPr>
                <w:bCs/>
                <w:iCs/>
                <w:sz w:val="18"/>
                <w:szCs w:val="18"/>
              </w:rPr>
              <w:t>n FS Agent</w:t>
            </w:r>
            <w:r w:rsidRPr="007D5BC7">
              <w:rPr>
                <w:bCs/>
                <w:iCs/>
                <w:sz w:val="18"/>
                <w:szCs w:val="18"/>
              </w:rPr>
              <w:t xml:space="preserve"> Audit</w:t>
            </w:r>
            <w:r w:rsidR="00A71FFC">
              <w:rPr>
                <w:bCs/>
                <w:iCs/>
                <w:sz w:val="18"/>
                <w:szCs w:val="18"/>
              </w:rPr>
              <w:t xml:space="preserve"> or FS Entity audit</w:t>
            </w:r>
            <w:r w:rsidRPr="007D5BC7">
              <w:rPr>
                <w:bCs/>
                <w:iCs/>
                <w:sz w:val="18"/>
                <w:szCs w:val="18"/>
              </w:rPr>
              <w:t xml:space="preserve"> carried out under DORA </w:t>
            </w:r>
            <w:proofErr w:type="gramStart"/>
            <w:r w:rsidRPr="007D5BC7">
              <w:rPr>
                <w:bCs/>
                <w:iCs/>
                <w:sz w:val="18"/>
                <w:szCs w:val="18"/>
              </w:rPr>
              <w:t>would disrupt</w:t>
            </w:r>
            <w:proofErr w:type="gramEnd"/>
            <w:r w:rsidRPr="007D5BC7">
              <w:rPr>
                <w:bCs/>
                <w:iCs/>
                <w:sz w:val="18"/>
                <w:szCs w:val="18"/>
              </w:rPr>
              <w:t xml:space="preserve"> or negatively impact other Microsoft customers’ rights, then Microsoft will use commercially reasonable efforts to provide an alternative, mutually agreed upon way to deliver a similar level of assurance regarding the topic of the audit request.</w:t>
            </w:r>
          </w:p>
          <w:p w14:paraId="266C82A7" w14:textId="77777777" w:rsidR="007D5BC7" w:rsidRPr="005D075D" w:rsidRDefault="007D5BC7" w:rsidP="00345A8F">
            <w:pPr>
              <w:pStyle w:val="ListParagraph"/>
              <w:ind w:left="431"/>
              <w:rPr>
                <w:sz w:val="18"/>
                <w:szCs w:val="18"/>
              </w:rPr>
            </w:pPr>
          </w:p>
        </w:tc>
        <w:tc>
          <w:tcPr>
            <w:tcW w:w="7470" w:type="dxa"/>
          </w:tcPr>
          <w:p w14:paraId="2BDD13C4" w14:textId="77777777" w:rsidR="007D5BC7" w:rsidRPr="00177EC7" w:rsidRDefault="00660C28" w:rsidP="00345A8F">
            <w:pPr>
              <w:rPr>
                <w:sz w:val="18"/>
                <w:szCs w:val="18"/>
              </w:rPr>
            </w:pPr>
            <w:r w:rsidRPr="00177EC7">
              <w:rPr>
                <w:sz w:val="18"/>
                <w:szCs w:val="18"/>
              </w:rPr>
              <w:t>Regulator</w:t>
            </w:r>
            <w:r w:rsidR="0076409D">
              <w:rPr>
                <w:sz w:val="18"/>
                <w:szCs w:val="18"/>
              </w:rPr>
              <w:t>s of an FS Entity</w:t>
            </w:r>
            <w:r w:rsidRPr="00177EC7">
              <w:rPr>
                <w:sz w:val="18"/>
                <w:szCs w:val="18"/>
              </w:rPr>
              <w:t xml:space="preserve"> ha</w:t>
            </w:r>
            <w:r w:rsidR="0076409D">
              <w:rPr>
                <w:sz w:val="18"/>
                <w:szCs w:val="18"/>
              </w:rPr>
              <w:t>ve</w:t>
            </w:r>
            <w:r w:rsidRPr="00177EC7">
              <w:rPr>
                <w:sz w:val="18"/>
                <w:szCs w:val="18"/>
              </w:rPr>
              <w:t xml:space="preserve"> an unrestricted right to examine or audit the Online Services and Important Providers</w:t>
            </w:r>
            <w:r w:rsidR="00F0270F">
              <w:rPr>
                <w:sz w:val="18"/>
                <w:szCs w:val="18"/>
              </w:rPr>
              <w:t>.</w:t>
            </w:r>
            <w:r w:rsidRPr="00177EC7">
              <w:rPr>
                <w:sz w:val="18"/>
                <w:szCs w:val="18"/>
              </w:rPr>
              <w:t xml:space="preserve"> (M</w:t>
            </w:r>
            <w:r w:rsidR="00684EE7">
              <w:rPr>
                <w:sz w:val="18"/>
                <w:szCs w:val="18"/>
              </w:rPr>
              <w:t>850</w:t>
            </w:r>
            <w:r w:rsidRPr="00177EC7">
              <w:rPr>
                <w:sz w:val="18"/>
                <w:szCs w:val="18"/>
              </w:rPr>
              <w:t>, 3(a)).</w:t>
            </w:r>
          </w:p>
          <w:p w14:paraId="5B4C0A89" w14:textId="77777777" w:rsidR="007D5BC7" w:rsidRPr="00177EC7" w:rsidRDefault="00660C28" w:rsidP="00345A8F">
            <w:pPr>
              <w:spacing w:before="120" w:after="120"/>
              <w:rPr>
                <w:sz w:val="18"/>
                <w:szCs w:val="18"/>
              </w:rPr>
            </w:pPr>
            <w:r w:rsidRPr="00177EC7">
              <w:rPr>
                <w:sz w:val="18"/>
                <w:szCs w:val="18"/>
              </w:rPr>
              <w:t>Customer also ha</w:t>
            </w:r>
            <w:r w:rsidR="00001B0D">
              <w:rPr>
                <w:sz w:val="18"/>
                <w:szCs w:val="18"/>
              </w:rPr>
              <w:t>s</w:t>
            </w:r>
            <w:r w:rsidRPr="00177EC7">
              <w:rPr>
                <w:sz w:val="18"/>
                <w:szCs w:val="18"/>
              </w:rPr>
              <w:t xml:space="preserve"> unrestricted rights of inspection and auditing related to the outsourcing arrangement(s) as follows: Customer has the right to access all information necessary to ensure that: </w:t>
            </w:r>
          </w:p>
          <w:p w14:paraId="0F3D1CCA" w14:textId="77777777" w:rsidR="007D5BC7" w:rsidRPr="00177EC7" w:rsidRDefault="00660C28" w:rsidP="0063537B">
            <w:pPr>
              <w:numPr>
                <w:ilvl w:val="2"/>
                <w:numId w:val="10"/>
              </w:numPr>
              <w:tabs>
                <w:tab w:val="clear" w:pos="1440"/>
              </w:tabs>
              <w:ind w:left="516"/>
              <w:rPr>
                <w:sz w:val="18"/>
                <w:szCs w:val="18"/>
              </w:rPr>
            </w:pPr>
            <w:proofErr w:type="gramStart"/>
            <w:r w:rsidRPr="00177EC7">
              <w:rPr>
                <w:sz w:val="18"/>
                <w:szCs w:val="18"/>
              </w:rPr>
              <w:t>The Online</w:t>
            </w:r>
            <w:proofErr w:type="gramEnd"/>
            <w:r w:rsidRPr="00177EC7">
              <w:rPr>
                <w:sz w:val="18"/>
                <w:szCs w:val="18"/>
              </w:rPr>
              <w:t xml:space="preserve"> Services comply with the Product Terms, the DPA, and this </w:t>
            </w:r>
            <w:proofErr w:type="gramStart"/>
            <w:r w:rsidRPr="00177EC7">
              <w:rPr>
                <w:sz w:val="18"/>
                <w:szCs w:val="18"/>
              </w:rPr>
              <w:t>Amendment;</w:t>
            </w:r>
            <w:proofErr w:type="gramEnd"/>
          </w:p>
          <w:p w14:paraId="36861DE4" w14:textId="77777777" w:rsidR="007D5BC7" w:rsidRPr="00177EC7" w:rsidRDefault="00660C28" w:rsidP="0063537B">
            <w:pPr>
              <w:numPr>
                <w:ilvl w:val="2"/>
                <w:numId w:val="10"/>
              </w:numPr>
              <w:tabs>
                <w:tab w:val="clear" w:pos="1440"/>
                <w:tab w:val="num" w:pos="1080"/>
              </w:tabs>
              <w:ind w:left="528"/>
              <w:rPr>
                <w:sz w:val="18"/>
                <w:szCs w:val="18"/>
              </w:rPr>
            </w:pPr>
            <w:r w:rsidRPr="00177EC7">
              <w:rPr>
                <w:sz w:val="18"/>
                <w:szCs w:val="18"/>
              </w:rPr>
              <w:t xml:space="preserve">The Service Level Agreements are being </w:t>
            </w:r>
            <w:proofErr w:type="gramStart"/>
            <w:r w:rsidRPr="00177EC7">
              <w:rPr>
                <w:sz w:val="18"/>
                <w:szCs w:val="18"/>
              </w:rPr>
              <w:t>met;</w:t>
            </w:r>
            <w:proofErr w:type="gramEnd"/>
            <w:r w:rsidRPr="00177EC7">
              <w:rPr>
                <w:sz w:val="18"/>
                <w:szCs w:val="18"/>
              </w:rPr>
              <w:t xml:space="preserve"> </w:t>
            </w:r>
          </w:p>
          <w:p w14:paraId="5235899F" w14:textId="77777777" w:rsidR="007D5BC7" w:rsidRPr="00177EC7" w:rsidRDefault="00660C28" w:rsidP="0063537B">
            <w:pPr>
              <w:numPr>
                <w:ilvl w:val="2"/>
                <w:numId w:val="10"/>
              </w:numPr>
              <w:tabs>
                <w:tab w:val="clear" w:pos="1440"/>
                <w:tab w:val="num" w:pos="1080"/>
              </w:tabs>
              <w:ind w:left="528"/>
              <w:rPr>
                <w:sz w:val="18"/>
                <w:szCs w:val="18"/>
              </w:rPr>
            </w:pPr>
            <w:r w:rsidRPr="00177EC7">
              <w:rPr>
                <w:sz w:val="18"/>
                <w:szCs w:val="18"/>
              </w:rPr>
              <w:t xml:space="preserve">The integrity and confidentiality of Customer Data are protected in compliance with the terms and conditions in the DPA and this Amendment; and </w:t>
            </w:r>
          </w:p>
          <w:p w14:paraId="6AED71C6" w14:textId="77777777" w:rsidR="007D5BC7" w:rsidRDefault="00660C28" w:rsidP="0063537B">
            <w:pPr>
              <w:numPr>
                <w:ilvl w:val="2"/>
                <w:numId w:val="10"/>
              </w:numPr>
              <w:tabs>
                <w:tab w:val="clear" w:pos="1440"/>
                <w:tab w:val="num" w:pos="1080"/>
              </w:tabs>
              <w:ind w:left="528"/>
              <w:rPr>
                <w:sz w:val="18"/>
                <w:szCs w:val="18"/>
              </w:rPr>
            </w:pPr>
            <w:r w:rsidRPr="00177EC7">
              <w:rPr>
                <w:sz w:val="18"/>
                <w:szCs w:val="18"/>
              </w:rPr>
              <w:t xml:space="preserve">The Online Services provided to Customer are secure. </w:t>
            </w:r>
            <w:r w:rsidRPr="00177EC7">
              <w:rPr>
                <w:sz w:val="18"/>
                <w:szCs w:val="18"/>
              </w:rPr>
              <w:br/>
              <w:t>(M</w:t>
            </w:r>
            <w:r w:rsidR="00EC3248">
              <w:rPr>
                <w:sz w:val="18"/>
                <w:szCs w:val="18"/>
              </w:rPr>
              <w:t>850</w:t>
            </w:r>
            <w:r w:rsidRPr="00177EC7">
              <w:rPr>
                <w:sz w:val="18"/>
                <w:szCs w:val="18"/>
              </w:rPr>
              <w:t>,</w:t>
            </w:r>
            <w:r w:rsidR="00842BFA">
              <w:rPr>
                <w:sz w:val="18"/>
                <w:szCs w:val="18"/>
              </w:rPr>
              <w:t xml:space="preserve"> </w:t>
            </w:r>
            <w:r w:rsidRPr="00177EC7">
              <w:rPr>
                <w:sz w:val="18"/>
                <w:szCs w:val="18"/>
              </w:rPr>
              <w:t>4(a)-(b)).</w:t>
            </w:r>
          </w:p>
          <w:p w14:paraId="3232B10A" w14:textId="77777777" w:rsidR="003132B2" w:rsidRDefault="003132B2" w:rsidP="003132B2">
            <w:pPr>
              <w:rPr>
                <w:sz w:val="18"/>
                <w:szCs w:val="18"/>
              </w:rPr>
            </w:pPr>
          </w:p>
          <w:p w14:paraId="5DBEAD10" w14:textId="77777777" w:rsidR="003132B2" w:rsidRPr="00177EC7" w:rsidRDefault="00660C28" w:rsidP="003132B2">
            <w:pPr>
              <w:rPr>
                <w:sz w:val="18"/>
                <w:szCs w:val="18"/>
              </w:rPr>
            </w:pPr>
            <w:r>
              <w:rPr>
                <w:sz w:val="18"/>
                <w:szCs w:val="18"/>
              </w:rPr>
              <w:t>Upon validation from Customer, FS Entities will also have the right of inspection and auditing related to the relevant Online Service. Such audits and inspections will be in accordance with the scope and procedures applying to Customer audits, and the FS Entity will first need to agree to confidentiality terms with Microsoft. (M850, 4(c)(2)).</w:t>
            </w:r>
          </w:p>
          <w:p w14:paraId="7702363F" w14:textId="77777777" w:rsidR="007D5BC7" w:rsidRPr="00177EC7" w:rsidRDefault="00660C28" w:rsidP="00345A8F">
            <w:pPr>
              <w:spacing w:before="120"/>
              <w:rPr>
                <w:b/>
                <w:bCs/>
                <w:sz w:val="18"/>
                <w:szCs w:val="18"/>
              </w:rPr>
            </w:pPr>
            <w:r w:rsidRPr="00177EC7">
              <w:rPr>
                <w:sz w:val="18"/>
                <w:szCs w:val="18"/>
              </w:rPr>
              <w:t>Customers</w:t>
            </w:r>
            <w:r w:rsidR="003132B2">
              <w:rPr>
                <w:sz w:val="18"/>
                <w:szCs w:val="18"/>
              </w:rPr>
              <w:t xml:space="preserve"> acting as FS Agent</w:t>
            </w:r>
            <w:r w:rsidRPr="00177EC7">
              <w:rPr>
                <w:sz w:val="18"/>
                <w:szCs w:val="18"/>
              </w:rPr>
              <w:t xml:space="preserve">, </w:t>
            </w:r>
            <w:r w:rsidR="00F12478">
              <w:rPr>
                <w:sz w:val="18"/>
                <w:szCs w:val="18"/>
              </w:rPr>
              <w:t xml:space="preserve">FS Entities, </w:t>
            </w:r>
            <w:r w:rsidRPr="00177EC7">
              <w:rPr>
                <w:sz w:val="18"/>
                <w:szCs w:val="18"/>
              </w:rPr>
              <w:t>and</w:t>
            </w:r>
            <w:r w:rsidR="00F12478">
              <w:rPr>
                <w:sz w:val="18"/>
                <w:szCs w:val="18"/>
              </w:rPr>
              <w:t xml:space="preserve"> </w:t>
            </w:r>
            <w:r w:rsidRPr="00177EC7">
              <w:rPr>
                <w:sz w:val="18"/>
                <w:szCs w:val="18"/>
              </w:rPr>
              <w:t>Regulator</w:t>
            </w:r>
            <w:r w:rsidR="00F12478">
              <w:rPr>
                <w:sz w:val="18"/>
                <w:szCs w:val="18"/>
              </w:rPr>
              <w:t>s</w:t>
            </w:r>
            <w:r w:rsidRPr="00177EC7">
              <w:rPr>
                <w:sz w:val="18"/>
                <w:szCs w:val="18"/>
              </w:rPr>
              <w:t xml:space="preserve"> have the right to take copies of relevant documentation critical to Microsoft’s operations for providing the Online Services, subject to applicable restrictions</w:t>
            </w:r>
            <w:r w:rsidR="00C4681B">
              <w:rPr>
                <w:sz w:val="18"/>
                <w:szCs w:val="18"/>
              </w:rPr>
              <w:t>.</w:t>
            </w:r>
            <w:r w:rsidRPr="00177EC7">
              <w:rPr>
                <w:sz w:val="18"/>
                <w:szCs w:val="18"/>
              </w:rPr>
              <w:t xml:space="preserve"> (DORA </w:t>
            </w:r>
            <w:r w:rsidR="00842BFA">
              <w:rPr>
                <w:sz w:val="18"/>
                <w:szCs w:val="18"/>
              </w:rPr>
              <w:t>Supplement</w:t>
            </w:r>
            <w:r w:rsidRPr="00177EC7">
              <w:rPr>
                <w:sz w:val="18"/>
                <w:szCs w:val="18"/>
              </w:rPr>
              <w:t xml:space="preserve">, </w:t>
            </w:r>
            <w:r w:rsidR="00842BFA">
              <w:rPr>
                <w:sz w:val="18"/>
                <w:szCs w:val="18"/>
              </w:rPr>
              <w:t>3</w:t>
            </w:r>
            <w:r w:rsidRPr="00177EC7">
              <w:rPr>
                <w:sz w:val="18"/>
                <w:szCs w:val="18"/>
              </w:rPr>
              <w:t>.</w:t>
            </w:r>
            <w:r w:rsidR="00842BFA">
              <w:rPr>
                <w:sz w:val="18"/>
                <w:szCs w:val="18"/>
              </w:rPr>
              <w:t>1</w:t>
            </w:r>
            <w:r w:rsidRPr="00177EC7">
              <w:rPr>
                <w:sz w:val="18"/>
                <w:szCs w:val="18"/>
              </w:rPr>
              <w:t>).</w:t>
            </w:r>
          </w:p>
          <w:p w14:paraId="2AE7FD42" w14:textId="77777777" w:rsidR="007D5BC7" w:rsidRPr="00177EC7" w:rsidRDefault="007D5BC7" w:rsidP="00345A8F">
            <w:pPr>
              <w:ind w:left="78"/>
              <w:rPr>
                <w:b/>
                <w:bCs/>
                <w:sz w:val="18"/>
                <w:szCs w:val="18"/>
              </w:rPr>
            </w:pPr>
          </w:p>
          <w:p w14:paraId="20EB95E2" w14:textId="77777777" w:rsidR="007D5BC7" w:rsidRPr="00177EC7" w:rsidRDefault="00660C28" w:rsidP="00345A8F">
            <w:pPr>
              <w:spacing w:after="120"/>
              <w:rPr>
                <w:sz w:val="18"/>
                <w:szCs w:val="18"/>
              </w:rPr>
            </w:pPr>
            <w:r w:rsidRPr="00177EC7">
              <w:rPr>
                <w:sz w:val="18"/>
                <w:szCs w:val="18"/>
              </w:rPr>
              <w:t xml:space="preserve">Microsoft will audit the security of the computers, computing environment, and physical data centers it uses in processing Customer Data. Each audit produces </w:t>
            </w:r>
            <w:proofErr w:type="gramStart"/>
            <w:r w:rsidRPr="00177EC7">
              <w:rPr>
                <w:sz w:val="18"/>
                <w:szCs w:val="18"/>
              </w:rPr>
              <w:t>an</w:t>
            </w:r>
            <w:proofErr w:type="gramEnd"/>
            <w:r w:rsidRPr="00177EC7">
              <w:rPr>
                <w:sz w:val="18"/>
                <w:szCs w:val="18"/>
              </w:rPr>
              <w:t xml:space="preserve"> Microsoft Audit Report that is available to Customer</w:t>
            </w:r>
            <w:r w:rsidR="00C4681B">
              <w:rPr>
                <w:sz w:val="18"/>
                <w:szCs w:val="18"/>
              </w:rPr>
              <w:t>.</w:t>
            </w:r>
            <w:r w:rsidRPr="00177EC7">
              <w:rPr>
                <w:sz w:val="18"/>
                <w:szCs w:val="18"/>
              </w:rPr>
              <w:t xml:space="preserve"> (M</w:t>
            </w:r>
            <w:r w:rsidR="00DE1C95">
              <w:rPr>
                <w:sz w:val="18"/>
                <w:szCs w:val="18"/>
              </w:rPr>
              <w:t>85</w:t>
            </w:r>
            <w:r w:rsidR="004A0527">
              <w:rPr>
                <w:sz w:val="18"/>
                <w:szCs w:val="18"/>
              </w:rPr>
              <w:t>0</w:t>
            </w:r>
            <w:r w:rsidRPr="00177EC7">
              <w:rPr>
                <w:sz w:val="18"/>
                <w:szCs w:val="18"/>
              </w:rPr>
              <w:t>, 2(c)).</w:t>
            </w:r>
          </w:p>
          <w:p w14:paraId="08E1CED4" w14:textId="77777777" w:rsidR="007D5BC7" w:rsidRDefault="00660C28" w:rsidP="00345A8F">
            <w:pPr>
              <w:rPr>
                <w:sz w:val="18"/>
                <w:szCs w:val="18"/>
              </w:rPr>
            </w:pPr>
            <w:r w:rsidRPr="00177EC7">
              <w:rPr>
                <w:sz w:val="18"/>
                <w:szCs w:val="18"/>
              </w:rPr>
              <w:t>The Customer has the right to request changes to the Online Services</w:t>
            </w:r>
            <w:r w:rsidR="00C4681B">
              <w:rPr>
                <w:sz w:val="18"/>
                <w:szCs w:val="18"/>
              </w:rPr>
              <w:t>.</w:t>
            </w:r>
            <w:r w:rsidRPr="00177EC7">
              <w:rPr>
                <w:sz w:val="18"/>
                <w:szCs w:val="18"/>
              </w:rPr>
              <w:t xml:space="preserve"> (M</w:t>
            </w:r>
            <w:r w:rsidR="004A0527">
              <w:rPr>
                <w:sz w:val="18"/>
                <w:szCs w:val="18"/>
              </w:rPr>
              <w:t>850</w:t>
            </w:r>
            <w:r w:rsidRPr="00177EC7">
              <w:rPr>
                <w:sz w:val="18"/>
                <w:szCs w:val="18"/>
              </w:rPr>
              <w:t>, 5).</w:t>
            </w:r>
          </w:p>
          <w:p w14:paraId="59C858AE" w14:textId="77777777" w:rsidR="00D40216" w:rsidRDefault="00D40216" w:rsidP="00345A8F">
            <w:pPr>
              <w:rPr>
                <w:sz w:val="18"/>
                <w:szCs w:val="18"/>
              </w:rPr>
            </w:pPr>
          </w:p>
          <w:p w14:paraId="1D740C47" w14:textId="4507F670" w:rsidR="007D5BC7" w:rsidRPr="00177EC7" w:rsidRDefault="00660C28" w:rsidP="00660C28">
            <w:pPr>
              <w:rPr>
                <w:sz w:val="18"/>
                <w:szCs w:val="18"/>
              </w:rPr>
            </w:pPr>
            <w:r w:rsidRPr="000B65FE">
              <w:rPr>
                <w:sz w:val="18"/>
                <w:szCs w:val="18"/>
              </w:rPr>
              <w:t>T</w:t>
            </w:r>
            <w:r>
              <w:rPr>
                <w:sz w:val="18"/>
                <w:szCs w:val="18"/>
              </w:rPr>
              <w:t>he us</w:t>
            </w:r>
            <w:r w:rsidRPr="000B65FE">
              <w:rPr>
                <w:sz w:val="18"/>
                <w:szCs w:val="18"/>
              </w:rPr>
              <w:t>e</w:t>
            </w:r>
            <w:r>
              <w:rPr>
                <w:b/>
                <w:bCs/>
                <w:sz w:val="18"/>
                <w:szCs w:val="18"/>
              </w:rPr>
              <w:t xml:space="preserve"> </w:t>
            </w:r>
            <w:r>
              <w:rPr>
                <w:sz w:val="18"/>
                <w:szCs w:val="18"/>
              </w:rPr>
              <w:t>of</w:t>
            </w:r>
            <w:r>
              <w:rPr>
                <w:b/>
                <w:bCs/>
                <w:sz w:val="18"/>
                <w:szCs w:val="18"/>
              </w:rPr>
              <w:t xml:space="preserve"> </w:t>
            </w:r>
            <w:r w:rsidRPr="000B65FE">
              <w:rPr>
                <w:sz w:val="18"/>
                <w:szCs w:val="18"/>
              </w:rPr>
              <w:t>“may” in Section 3.1 of the DORA Supplement</w:t>
            </w:r>
            <w:r w:rsidRPr="008D5E7E">
              <w:rPr>
                <w:sz w:val="18"/>
                <w:szCs w:val="18"/>
              </w:rPr>
              <w:t xml:space="preserve"> acknowledg</w:t>
            </w:r>
            <w:r>
              <w:rPr>
                <w:sz w:val="18"/>
                <w:szCs w:val="18"/>
              </w:rPr>
              <w:t>es</w:t>
            </w:r>
            <w:r w:rsidRPr="008D5E7E">
              <w:rPr>
                <w:sz w:val="18"/>
                <w:szCs w:val="18"/>
              </w:rPr>
              <w:t xml:space="preserve"> tha</w:t>
            </w:r>
            <w:r>
              <w:rPr>
                <w:sz w:val="18"/>
                <w:szCs w:val="18"/>
              </w:rPr>
              <w:t>t</w:t>
            </w:r>
            <w:r w:rsidRPr="008D5E7E">
              <w:rPr>
                <w:sz w:val="18"/>
                <w:szCs w:val="18"/>
              </w:rPr>
              <w:t xml:space="preserve"> there are circumstances when it is inappropriate for a customer</w:t>
            </w:r>
            <w:r>
              <w:rPr>
                <w:sz w:val="18"/>
                <w:szCs w:val="18"/>
              </w:rPr>
              <w:t xml:space="preserve"> or </w:t>
            </w:r>
            <w:r w:rsidRPr="008D5E7E">
              <w:rPr>
                <w:sz w:val="18"/>
                <w:szCs w:val="18"/>
              </w:rPr>
              <w:t>auditor to copy certain documents (e.g., if documentation contains Microsoft other customers’ confidential information; if the copying process is overly burdensome, etc.).</w:t>
            </w:r>
            <w:r w:rsidRPr="000B65FE">
              <w:rPr>
                <w:sz w:val="18"/>
                <w:szCs w:val="18"/>
              </w:rPr>
              <w:t xml:space="preserve"> </w:t>
            </w:r>
            <w:r w:rsidRPr="008D5E7E">
              <w:rPr>
                <w:sz w:val="18"/>
                <w:szCs w:val="18"/>
              </w:rPr>
              <w:t xml:space="preserve"> </w:t>
            </w:r>
            <w:r>
              <w:rPr>
                <w:sz w:val="18"/>
                <w:szCs w:val="18"/>
              </w:rPr>
              <w:t>It does not limit the customer’s audit rights regarding documentation.</w:t>
            </w:r>
          </w:p>
        </w:tc>
      </w:tr>
      <w:tr w:rsidR="000B722B" w14:paraId="32B7A0CD" w14:textId="77777777" w:rsidTr="007F64A9">
        <w:trPr>
          <w:trHeight w:val="300"/>
        </w:trPr>
        <w:tc>
          <w:tcPr>
            <w:tcW w:w="535" w:type="dxa"/>
            <w:shd w:val="clear" w:color="auto" w:fill="E8E8E8" w:themeFill="background2"/>
          </w:tcPr>
          <w:p w14:paraId="2C245C57" w14:textId="77777777" w:rsidR="007D5BC7" w:rsidRPr="00DB3C0F" w:rsidRDefault="007D5BC7" w:rsidP="0063537B">
            <w:pPr>
              <w:pStyle w:val="ListParagraph"/>
              <w:numPr>
                <w:ilvl w:val="0"/>
                <w:numId w:val="12"/>
              </w:numPr>
              <w:ind w:left="420"/>
              <w:rPr>
                <w:b/>
                <w:bCs/>
                <w:sz w:val="18"/>
                <w:szCs w:val="18"/>
              </w:rPr>
            </w:pPr>
          </w:p>
        </w:tc>
        <w:tc>
          <w:tcPr>
            <w:tcW w:w="1486" w:type="dxa"/>
          </w:tcPr>
          <w:p w14:paraId="09F74AA7" w14:textId="77777777" w:rsidR="007D5BC7" w:rsidRPr="00055F95" w:rsidRDefault="00660C28" w:rsidP="00345A8F">
            <w:pPr>
              <w:rPr>
                <w:sz w:val="18"/>
                <w:szCs w:val="18"/>
              </w:rPr>
            </w:pPr>
            <w:r w:rsidRPr="00055F95">
              <w:rPr>
                <w:sz w:val="18"/>
                <w:szCs w:val="18"/>
              </w:rPr>
              <w:t>Art 30(3)(</w:t>
            </w:r>
            <w:r>
              <w:rPr>
                <w:sz w:val="18"/>
                <w:szCs w:val="18"/>
              </w:rPr>
              <w:t>e)(ii)</w:t>
            </w:r>
          </w:p>
        </w:tc>
        <w:tc>
          <w:tcPr>
            <w:tcW w:w="3734" w:type="dxa"/>
          </w:tcPr>
          <w:p w14:paraId="6EF7A25C"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2D1C9E61" w14:textId="77777777" w:rsidR="007D5BC7" w:rsidRDefault="007D5BC7" w:rsidP="00345A8F">
            <w:pPr>
              <w:rPr>
                <w:rFonts w:eastAsia="Times New Roman" w:cs="EUAlbertina"/>
                <w:color w:val="000000"/>
                <w:sz w:val="18"/>
                <w:szCs w:val="18"/>
                <w:lang w:val="x-none"/>
              </w:rPr>
            </w:pPr>
          </w:p>
          <w:p w14:paraId="3DF4CBED"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73401105" w14:textId="77777777" w:rsidR="007D5BC7" w:rsidRDefault="007D5BC7" w:rsidP="00345A8F">
            <w:pPr>
              <w:rPr>
                <w:sz w:val="18"/>
                <w:szCs w:val="18"/>
              </w:rPr>
            </w:pPr>
          </w:p>
          <w:p w14:paraId="7BD9E96B" w14:textId="77777777" w:rsidR="007D5BC7" w:rsidRPr="00055F95" w:rsidRDefault="00660C28" w:rsidP="00CA0C3F">
            <w:pPr>
              <w:spacing w:after="120"/>
              <w:rPr>
                <w:sz w:val="18"/>
                <w:szCs w:val="18"/>
              </w:rPr>
            </w:pPr>
            <w:r>
              <w:rPr>
                <w:sz w:val="18"/>
                <w:szCs w:val="18"/>
              </w:rPr>
              <w:t xml:space="preserve">(ii) </w:t>
            </w:r>
            <w:r w:rsidRPr="00E91D6E">
              <w:rPr>
                <w:sz w:val="18"/>
                <w:szCs w:val="18"/>
              </w:rPr>
              <w:t>the right to agree on alternative assurance levels if other clients’ rights are affected</w:t>
            </w:r>
            <w:r>
              <w:rPr>
                <w:sz w:val="18"/>
                <w:szCs w:val="18"/>
              </w:rPr>
              <w:t>.</w:t>
            </w:r>
          </w:p>
        </w:tc>
        <w:tc>
          <w:tcPr>
            <w:tcW w:w="1710" w:type="dxa"/>
          </w:tcPr>
          <w:p w14:paraId="71DCB0C5" w14:textId="77777777" w:rsidR="007D5BC7" w:rsidRPr="00A73F61" w:rsidRDefault="00660C28" w:rsidP="00345A8F">
            <w:pPr>
              <w:rPr>
                <w:sz w:val="18"/>
                <w:szCs w:val="18"/>
              </w:rPr>
            </w:pPr>
            <w:r>
              <w:rPr>
                <w:sz w:val="18"/>
                <w:szCs w:val="18"/>
              </w:rPr>
              <w:t>- DORA Supplement</w:t>
            </w:r>
          </w:p>
        </w:tc>
        <w:tc>
          <w:tcPr>
            <w:tcW w:w="7650" w:type="dxa"/>
          </w:tcPr>
          <w:p w14:paraId="3A765BFE" w14:textId="77777777" w:rsidR="007D5BC7" w:rsidRPr="00BC77AA" w:rsidRDefault="00660C28" w:rsidP="00BC77AA">
            <w:pPr>
              <w:rPr>
                <w:b/>
                <w:bCs/>
                <w:sz w:val="18"/>
                <w:szCs w:val="18"/>
              </w:rPr>
            </w:pPr>
            <w:r w:rsidRPr="00181F47">
              <w:rPr>
                <w:b/>
                <w:bCs/>
                <w:sz w:val="18"/>
                <w:szCs w:val="18"/>
              </w:rPr>
              <w:t xml:space="preserve">DORA </w:t>
            </w:r>
            <w:r>
              <w:rPr>
                <w:b/>
                <w:bCs/>
                <w:sz w:val="18"/>
                <w:szCs w:val="18"/>
              </w:rPr>
              <w:t>Supplement</w:t>
            </w:r>
            <w:r w:rsidRPr="00181F47">
              <w:rPr>
                <w:b/>
                <w:bCs/>
                <w:sz w:val="18"/>
                <w:szCs w:val="18"/>
              </w:rPr>
              <w:t xml:space="preserve">: </w:t>
            </w:r>
          </w:p>
          <w:p w14:paraId="69B404CD" w14:textId="77777777" w:rsidR="007D5BC7" w:rsidRPr="00834327" w:rsidRDefault="00660C28" w:rsidP="007D5BC7">
            <w:pPr>
              <w:pStyle w:val="ListParagraph"/>
              <w:ind w:left="167"/>
              <w:rPr>
                <w:sz w:val="18"/>
                <w:szCs w:val="18"/>
                <w:u w:val="single"/>
              </w:rPr>
            </w:pPr>
            <w:r>
              <w:rPr>
                <w:sz w:val="18"/>
                <w:szCs w:val="18"/>
                <w:u w:val="single"/>
              </w:rPr>
              <w:t xml:space="preserve">Section 3.1 </w:t>
            </w:r>
          </w:p>
          <w:p w14:paraId="3A290B08" w14:textId="77777777" w:rsidR="007D5BC7" w:rsidRPr="00E25F5F" w:rsidRDefault="00660C28" w:rsidP="007D5BC7">
            <w:pPr>
              <w:ind w:left="167"/>
              <w:rPr>
                <w:sz w:val="18"/>
                <w:szCs w:val="18"/>
              </w:rPr>
            </w:pPr>
            <w:r w:rsidRPr="007D5BC7">
              <w:rPr>
                <w:b/>
                <w:iCs/>
                <w:sz w:val="18"/>
                <w:szCs w:val="18"/>
              </w:rPr>
              <w:t>Copies and Alternative Assurances.</w:t>
            </w:r>
            <w:r w:rsidRPr="007D5BC7">
              <w:rPr>
                <w:bCs/>
                <w:iCs/>
                <w:sz w:val="18"/>
                <w:szCs w:val="18"/>
              </w:rPr>
              <w:t xml:space="preserve"> A</w:t>
            </w:r>
            <w:r w:rsidR="00A71FFC">
              <w:rPr>
                <w:bCs/>
                <w:iCs/>
                <w:sz w:val="18"/>
                <w:szCs w:val="18"/>
              </w:rPr>
              <w:t>n FS Agent</w:t>
            </w:r>
            <w:r w:rsidRPr="007D5BC7">
              <w:rPr>
                <w:bCs/>
                <w:iCs/>
                <w:sz w:val="18"/>
                <w:szCs w:val="18"/>
              </w:rPr>
              <w:t xml:space="preserve"> Audit or audit by a</w:t>
            </w:r>
            <w:r w:rsidR="00A71FFC">
              <w:rPr>
                <w:bCs/>
                <w:iCs/>
                <w:sz w:val="18"/>
                <w:szCs w:val="18"/>
              </w:rPr>
              <w:t>n FS Entity or</w:t>
            </w:r>
            <w:r w:rsidRPr="007D5BC7">
              <w:rPr>
                <w:bCs/>
                <w:iCs/>
                <w:sz w:val="18"/>
                <w:szCs w:val="18"/>
              </w:rPr>
              <w:t xml:space="preserve"> Regulator may allow the Customer</w:t>
            </w:r>
            <w:r w:rsidR="00A71FFC">
              <w:rPr>
                <w:bCs/>
                <w:iCs/>
                <w:sz w:val="18"/>
                <w:szCs w:val="18"/>
              </w:rPr>
              <w:t>, FS Entity,</w:t>
            </w:r>
            <w:r w:rsidRPr="007D5BC7">
              <w:rPr>
                <w:bCs/>
                <w:iCs/>
                <w:sz w:val="18"/>
                <w:szCs w:val="18"/>
              </w:rPr>
              <w:t xml:space="preserve"> or Regulator to take copies of Microsoft’s relevant documentation on-site where such documentation is critical to Microsoft’s operations. </w:t>
            </w:r>
            <w:proofErr w:type="gramStart"/>
            <w:r w:rsidRPr="007D5BC7">
              <w:rPr>
                <w:bCs/>
                <w:iCs/>
                <w:sz w:val="18"/>
                <w:szCs w:val="18"/>
              </w:rPr>
              <w:t>In the event that</w:t>
            </w:r>
            <w:proofErr w:type="gramEnd"/>
            <w:r w:rsidRPr="007D5BC7">
              <w:rPr>
                <w:bCs/>
                <w:iCs/>
                <w:sz w:val="18"/>
                <w:szCs w:val="18"/>
              </w:rPr>
              <w:t xml:space="preserve"> a</w:t>
            </w:r>
            <w:r w:rsidR="00A71FFC">
              <w:rPr>
                <w:bCs/>
                <w:iCs/>
                <w:sz w:val="18"/>
                <w:szCs w:val="18"/>
              </w:rPr>
              <w:t>n FS Agent</w:t>
            </w:r>
            <w:r w:rsidRPr="007D5BC7">
              <w:rPr>
                <w:bCs/>
                <w:iCs/>
                <w:sz w:val="18"/>
                <w:szCs w:val="18"/>
              </w:rPr>
              <w:t xml:space="preserve"> Audit</w:t>
            </w:r>
            <w:r w:rsidR="00A71FFC">
              <w:rPr>
                <w:bCs/>
                <w:iCs/>
                <w:sz w:val="18"/>
                <w:szCs w:val="18"/>
              </w:rPr>
              <w:t xml:space="preserve"> or FS Entity audit</w:t>
            </w:r>
            <w:r w:rsidRPr="007D5BC7">
              <w:rPr>
                <w:bCs/>
                <w:iCs/>
                <w:sz w:val="18"/>
                <w:szCs w:val="18"/>
              </w:rPr>
              <w:t xml:space="preserve"> carried out under DORA would disrupt or negatively impact other Microsoft customers’ rights, then Microsoft will use commercially reasonable efforts to provide an alternative, mutually agreed upon way to deliver a similar level of assurance regarding the topic of the audit request.</w:t>
            </w:r>
          </w:p>
        </w:tc>
        <w:tc>
          <w:tcPr>
            <w:tcW w:w="7470" w:type="dxa"/>
          </w:tcPr>
          <w:p w14:paraId="53991496" w14:textId="77777777" w:rsidR="007D5BC7" w:rsidRPr="00E12DD5" w:rsidRDefault="00660C28" w:rsidP="00345A8F">
            <w:pPr>
              <w:rPr>
                <w:sz w:val="18"/>
                <w:szCs w:val="18"/>
              </w:rPr>
            </w:pPr>
            <w:r>
              <w:rPr>
                <w:sz w:val="18"/>
                <w:szCs w:val="18"/>
              </w:rPr>
              <w:t>If</w:t>
            </w:r>
            <w:r w:rsidRPr="00E25F5F">
              <w:rPr>
                <w:sz w:val="18"/>
                <w:szCs w:val="18"/>
              </w:rPr>
              <w:t xml:space="preserve"> a</w:t>
            </w:r>
            <w:r w:rsidR="00F12478">
              <w:rPr>
                <w:sz w:val="18"/>
                <w:szCs w:val="18"/>
              </w:rPr>
              <w:t>n FS Agent or FS Entity</w:t>
            </w:r>
            <w:r w:rsidRPr="00E25F5F">
              <w:rPr>
                <w:sz w:val="18"/>
                <w:szCs w:val="18"/>
              </w:rPr>
              <w:t xml:space="preserve"> Audit </w:t>
            </w:r>
            <w:proofErr w:type="gramStart"/>
            <w:r w:rsidRPr="00E25F5F">
              <w:rPr>
                <w:sz w:val="18"/>
                <w:szCs w:val="18"/>
              </w:rPr>
              <w:t>would disrupt</w:t>
            </w:r>
            <w:proofErr w:type="gramEnd"/>
            <w:r w:rsidRPr="00E25F5F">
              <w:rPr>
                <w:sz w:val="18"/>
                <w:szCs w:val="18"/>
              </w:rPr>
              <w:t xml:space="preserve"> or negatively </w:t>
            </w:r>
            <w:proofErr w:type="gramStart"/>
            <w:r w:rsidRPr="00E25F5F">
              <w:rPr>
                <w:sz w:val="18"/>
                <w:szCs w:val="18"/>
              </w:rPr>
              <w:t>impact</w:t>
            </w:r>
            <w:proofErr w:type="gramEnd"/>
            <w:r w:rsidRPr="00E25F5F">
              <w:rPr>
                <w:sz w:val="18"/>
                <w:szCs w:val="18"/>
              </w:rPr>
              <w:t xml:space="preserve"> other Microsoft customers’ rights, </w:t>
            </w:r>
            <w:r>
              <w:rPr>
                <w:sz w:val="18"/>
                <w:szCs w:val="18"/>
              </w:rPr>
              <w:t xml:space="preserve">then </w:t>
            </w:r>
            <w:r w:rsidRPr="00E25F5F">
              <w:rPr>
                <w:sz w:val="18"/>
                <w:szCs w:val="18"/>
              </w:rPr>
              <w:t xml:space="preserve">Microsoft will use commercially reasonable efforts to provide </w:t>
            </w:r>
            <w:r>
              <w:rPr>
                <w:sz w:val="18"/>
                <w:szCs w:val="18"/>
              </w:rPr>
              <w:t xml:space="preserve">an alternative way </w:t>
            </w:r>
            <w:r w:rsidRPr="00E25F5F">
              <w:rPr>
                <w:sz w:val="18"/>
                <w:szCs w:val="18"/>
              </w:rPr>
              <w:t>to deliver a similar level of assurance regarding the topic of the audit request</w:t>
            </w:r>
            <w:r w:rsidR="00842BFA">
              <w:rPr>
                <w:sz w:val="18"/>
                <w:szCs w:val="18"/>
              </w:rPr>
              <w:t>.</w:t>
            </w:r>
            <w:r>
              <w:rPr>
                <w:sz w:val="18"/>
                <w:szCs w:val="18"/>
              </w:rPr>
              <w:t xml:space="preserve"> (DORA </w:t>
            </w:r>
            <w:r w:rsidR="00842BFA">
              <w:rPr>
                <w:sz w:val="18"/>
                <w:szCs w:val="18"/>
              </w:rPr>
              <w:t>Supplement</w:t>
            </w:r>
            <w:r>
              <w:rPr>
                <w:sz w:val="18"/>
                <w:szCs w:val="18"/>
              </w:rPr>
              <w:t xml:space="preserve">, </w:t>
            </w:r>
            <w:r w:rsidR="00842BFA">
              <w:rPr>
                <w:sz w:val="18"/>
                <w:szCs w:val="18"/>
              </w:rPr>
              <w:t>3</w:t>
            </w:r>
            <w:r>
              <w:rPr>
                <w:sz w:val="18"/>
                <w:szCs w:val="18"/>
              </w:rPr>
              <w:t>.</w:t>
            </w:r>
            <w:r w:rsidR="00842BFA">
              <w:rPr>
                <w:sz w:val="18"/>
                <w:szCs w:val="18"/>
              </w:rPr>
              <w:t>1</w:t>
            </w:r>
            <w:r>
              <w:rPr>
                <w:sz w:val="18"/>
                <w:szCs w:val="18"/>
              </w:rPr>
              <w:t>).</w:t>
            </w:r>
          </w:p>
        </w:tc>
      </w:tr>
      <w:tr w:rsidR="000B722B" w14:paraId="4AE0F294" w14:textId="77777777" w:rsidTr="007F64A9">
        <w:trPr>
          <w:trHeight w:val="300"/>
        </w:trPr>
        <w:tc>
          <w:tcPr>
            <w:tcW w:w="535" w:type="dxa"/>
            <w:shd w:val="clear" w:color="auto" w:fill="E8E8E8" w:themeFill="background2"/>
          </w:tcPr>
          <w:p w14:paraId="49A097F0" w14:textId="77777777" w:rsidR="007D5BC7" w:rsidRPr="00DB3C0F" w:rsidRDefault="007D5BC7" w:rsidP="0063537B">
            <w:pPr>
              <w:pStyle w:val="ListParagraph"/>
              <w:numPr>
                <w:ilvl w:val="0"/>
                <w:numId w:val="12"/>
              </w:numPr>
              <w:ind w:left="420"/>
              <w:rPr>
                <w:b/>
                <w:bCs/>
                <w:sz w:val="18"/>
                <w:szCs w:val="18"/>
              </w:rPr>
            </w:pPr>
          </w:p>
        </w:tc>
        <w:tc>
          <w:tcPr>
            <w:tcW w:w="1486" w:type="dxa"/>
          </w:tcPr>
          <w:p w14:paraId="30F1A642" w14:textId="77777777" w:rsidR="007D5BC7" w:rsidRPr="00055F95" w:rsidRDefault="00660C28" w:rsidP="00345A8F">
            <w:pPr>
              <w:rPr>
                <w:sz w:val="18"/>
                <w:szCs w:val="18"/>
              </w:rPr>
            </w:pPr>
            <w:r w:rsidRPr="00055F95">
              <w:rPr>
                <w:sz w:val="18"/>
                <w:szCs w:val="18"/>
              </w:rPr>
              <w:t>Art 30(3)(</w:t>
            </w:r>
            <w:r>
              <w:rPr>
                <w:sz w:val="18"/>
                <w:szCs w:val="18"/>
              </w:rPr>
              <w:t>e)(iii)</w:t>
            </w:r>
          </w:p>
        </w:tc>
        <w:tc>
          <w:tcPr>
            <w:tcW w:w="3734" w:type="dxa"/>
          </w:tcPr>
          <w:p w14:paraId="4184042C"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00A0EFCB" w14:textId="77777777" w:rsidR="007D5BC7" w:rsidRDefault="007D5BC7" w:rsidP="00345A8F">
            <w:pPr>
              <w:rPr>
                <w:rFonts w:eastAsia="Times New Roman" w:cs="EUAlbertina"/>
                <w:color w:val="000000"/>
                <w:sz w:val="18"/>
                <w:szCs w:val="18"/>
                <w:lang w:val="x-none"/>
              </w:rPr>
            </w:pPr>
          </w:p>
          <w:p w14:paraId="391BF020"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7FD7C9FF" w14:textId="77777777" w:rsidR="007D5BC7" w:rsidRDefault="007D5BC7" w:rsidP="00345A8F">
            <w:pPr>
              <w:rPr>
                <w:sz w:val="18"/>
                <w:szCs w:val="18"/>
              </w:rPr>
            </w:pPr>
          </w:p>
          <w:p w14:paraId="146D4728" w14:textId="77777777" w:rsidR="007D5BC7" w:rsidRPr="00055F95" w:rsidRDefault="00660C28" w:rsidP="00345A8F">
            <w:pPr>
              <w:rPr>
                <w:sz w:val="18"/>
                <w:szCs w:val="18"/>
              </w:rPr>
            </w:pPr>
            <w:r>
              <w:rPr>
                <w:sz w:val="18"/>
                <w:szCs w:val="18"/>
              </w:rPr>
              <w:t xml:space="preserve">(iii) </w:t>
            </w:r>
            <w:r w:rsidRPr="00643D35">
              <w:rPr>
                <w:sz w:val="18"/>
                <w:szCs w:val="18"/>
              </w:rPr>
              <w:t>the obligation of the ICT third-party service provider to fully cooperate during the onsite inspections and audits</w:t>
            </w:r>
            <w:r>
              <w:rPr>
                <w:sz w:val="18"/>
                <w:szCs w:val="18"/>
              </w:rPr>
              <w:t xml:space="preserve"> </w:t>
            </w:r>
            <w:r w:rsidRPr="00643D35">
              <w:rPr>
                <w:sz w:val="18"/>
                <w:szCs w:val="18"/>
              </w:rPr>
              <w:t>performed by the competent authorities, the Lead Overseer, financial entity or an appointed third party</w:t>
            </w:r>
            <w:r>
              <w:rPr>
                <w:sz w:val="18"/>
                <w:szCs w:val="18"/>
              </w:rPr>
              <w:t>.</w:t>
            </w:r>
          </w:p>
        </w:tc>
        <w:tc>
          <w:tcPr>
            <w:tcW w:w="1710" w:type="dxa"/>
          </w:tcPr>
          <w:p w14:paraId="3F4F8566" w14:textId="77777777" w:rsidR="007D5BC7" w:rsidRDefault="00660C28" w:rsidP="00345A8F">
            <w:pPr>
              <w:rPr>
                <w:sz w:val="18"/>
                <w:szCs w:val="18"/>
              </w:rPr>
            </w:pPr>
            <w:r>
              <w:rPr>
                <w:sz w:val="18"/>
                <w:szCs w:val="18"/>
              </w:rPr>
              <w:t>-M</w:t>
            </w:r>
            <w:r w:rsidR="00102D91">
              <w:rPr>
                <w:sz w:val="18"/>
                <w:szCs w:val="18"/>
              </w:rPr>
              <w:t>850</w:t>
            </w:r>
          </w:p>
          <w:p w14:paraId="68BD78E9" w14:textId="77777777" w:rsidR="007D5BC7" w:rsidRPr="00BA7ADE" w:rsidRDefault="007D5BC7" w:rsidP="00345A8F">
            <w:pPr>
              <w:rPr>
                <w:sz w:val="18"/>
                <w:szCs w:val="18"/>
              </w:rPr>
            </w:pPr>
          </w:p>
        </w:tc>
        <w:tc>
          <w:tcPr>
            <w:tcW w:w="7650" w:type="dxa"/>
          </w:tcPr>
          <w:p w14:paraId="47D48133" w14:textId="77777777" w:rsidR="007D5BC7" w:rsidRPr="00BC77AA" w:rsidRDefault="00660C28" w:rsidP="00345A8F">
            <w:pPr>
              <w:rPr>
                <w:b/>
                <w:bCs/>
                <w:sz w:val="18"/>
                <w:szCs w:val="18"/>
              </w:rPr>
            </w:pPr>
            <w:r w:rsidRPr="00BA7ADE">
              <w:rPr>
                <w:b/>
                <w:bCs/>
                <w:sz w:val="18"/>
                <w:szCs w:val="18"/>
              </w:rPr>
              <w:t>M</w:t>
            </w:r>
            <w:r w:rsidR="00102D91">
              <w:rPr>
                <w:b/>
                <w:bCs/>
                <w:sz w:val="18"/>
                <w:szCs w:val="18"/>
              </w:rPr>
              <w:t>850</w:t>
            </w:r>
            <w:r>
              <w:rPr>
                <w:b/>
                <w:bCs/>
                <w:sz w:val="18"/>
                <w:szCs w:val="18"/>
              </w:rPr>
              <w:t>:</w:t>
            </w:r>
            <w:r w:rsidRPr="00BA7ADE">
              <w:rPr>
                <w:b/>
                <w:bCs/>
                <w:sz w:val="18"/>
                <w:szCs w:val="18"/>
              </w:rPr>
              <w:t xml:space="preserve"> </w:t>
            </w:r>
          </w:p>
          <w:p w14:paraId="3E6D5359" w14:textId="77777777" w:rsidR="007D5BC7" w:rsidRPr="00BA7ADE" w:rsidRDefault="00660C28" w:rsidP="00345A8F">
            <w:pPr>
              <w:ind w:left="156"/>
              <w:rPr>
                <w:sz w:val="18"/>
                <w:szCs w:val="18"/>
                <w:u w:val="single"/>
              </w:rPr>
            </w:pPr>
            <w:r w:rsidRPr="00BA7ADE">
              <w:rPr>
                <w:sz w:val="18"/>
                <w:szCs w:val="18"/>
                <w:u w:val="single"/>
              </w:rPr>
              <w:t>Section 1 (Definitions)</w:t>
            </w:r>
          </w:p>
          <w:p w14:paraId="032364AA" w14:textId="77777777" w:rsidR="00CE40A2" w:rsidRDefault="00660C28" w:rsidP="00CE40A2">
            <w:pPr>
              <w:ind w:left="156"/>
              <w:rPr>
                <w:sz w:val="18"/>
                <w:szCs w:val="18"/>
              </w:rPr>
            </w:pPr>
            <w:r w:rsidRPr="00CE40A2">
              <w:rPr>
                <w:sz w:val="18"/>
                <w:szCs w:val="18"/>
              </w:rPr>
              <w:t xml:space="preserve">“FS Agent” means Customer when Customer is acting as an agent for and on behalf of FS Entities.  </w:t>
            </w:r>
          </w:p>
          <w:p w14:paraId="7FD96D60" w14:textId="77777777" w:rsidR="00CE40A2" w:rsidRPr="00CE40A2" w:rsidRDefault="00CE40A2" w:rsidP="00CE40A2">
            <w:pPr>
              <w:ind w:left="156"/>
              <w:rPr>
                <w:sz w:val="18"/>
                <w:szCs w:val="18"/>
              </w:rPr>
            </w:pPr>
          </w:p>
          <w:p w14:paraId="5345EEBE" w14:textId="77777777" w:rsidR="00CE40A2" w:rsidRPr="00CE40A2" w:rsidRDefault="00660C28" w:rsidP="00CE40A2">
            <w:pPr>
              <w:ind w:left="156"/>
              <w:rPr>
                <w:sz w:val="18"/>
                <w:szCs w:val="18"/>
              </w:rPr>
            </w:pPr>
            <w:r w:rsidRPr="00CE40A2">
              <w:rPr>
                <w:sz w:val="18"/>
                <w:szCs w:val="18"/>
              </w:rPr>
              <w:t xml:space="preserve">“FS Entity” means any Financial Services customer of Customer that licenses solutions from Customer and such solutions run on an applicable Online Service, and which is subject to oversight by a Regulator.  </w:t>
            </w:r>
          </w:p>
          <w:p w14:paraId="3CE4CAF6" w14:textId="77777777" w:rsidR="00CE40A2" w:rsidRDefault="00CE40A2" w:rsidP="00CE40A2">
            <w:pPr>
              <w:ind w:left="156"/>
              <w:rPr>
                <w:sz w:val="18"/>
                <w:szCs w:val="18"/>
              </w:rPr>
            </w:pPr>
          </w:p>
          <w:p w14:paraId="304B1456" w14:textId="77777777" w:rsidR="00CE40A2" w:rsidRDefault="00660C28" w:rsidP="00CE40A2">
            <w:pPr>
              <w:ind w:left="156"/>
              <w:rPr>
                <w:sz w:val="18"/>
                <w:szCs w:val="18"/>
              </w:rPr>
            </w:pPr>
            <w:r w:rsidRPr="00CE40A2">
              <w:rPr>
                <w:sz w:val="18"/>
                <w:szCs w:val="18"/>
              </w:rPr>
              <w:t>“FS Entity Auditor” means for purposes of this Amendment, both FS Entity’s internal and external auditors.</w:t>
            </w:r>
          </w:p>
          <w:p w14:paraId="4B580055" w14:textId="77777777" w:rsidR="00CE40A2" w:rsidRDefault="00CE40A2" w:rsidP="00345A8F">
            <w:pPr>
              <w:ind w:left="156"/>
              <w:rPr>
                <w:sz w:val="18"/>
                <w:szCs w:val="18"/>
              </w:rPr>
            </w:pPr>
          </w:p>
          <w:p w14:paraId="0A119599" w14:textId="77777777" w:rsidR="007D5BC7" w:rsidRDefault="00660C28" w:rsidP="00345A8F">
            <w:pPr>
              <w:ind w:left="156"/>
              <w:rPr>
                <w:sz w:val="18"/>
                <w:szCs w:val="18"/>
              </w:rPr>
            </w:pPr>
            <w:r w:rsidRPr="00BA7ADE">
              <w:rPr>
                <w:sz w:val="18"/>
                <w:szCs w:val="18"/>
              </w:rPr>
              <w:t>“Regulator” means a prudential or conduct regulator with supervisory or resolution rights, as provided under applicable law or regulation, over Customer</w:t>
            </w:r>
            <w:r w:rsidR="008F2749">
              <w:rPr>
                <w:sz w:val="18"/>
                <w:szCs w:val="18"/>
              </w:rPr>
              <w:t>, the FS Entities,</w:t>
            </w:r>
            <w:r w:rsidRPr="00BA7ADE">
              <w:rPr>
                <w:sz w:val="18"/>
                <w:szCs w:val="18"/>
              </w:rPr>
              <w:t xml:space="preserve"> or Microsoft, in connection with Customer’s use of Online Services.</w:t>
            </w:r>
          </w:p>
          <w:p w14:paraId="5FA4C474" w14:textId="77777777" w:rsidR="007D5BC7" w:rsidRDefault="007D5BC7" w:rsidP="00345A8F">
            <w:pPr>
              <w:ind w:left="258"/>
              <w:rPr>
                <w:sz w:val="18"/>
                <w:szCs w:val="18"/>
              </w:rPr>
            </w:pPr>
          </w:p>
          <w:p w14:paraId="4F1186FB" w14:textId="77777777" w:rsidR="007D5BC7" w:rsidRPr="00CB3DD5" w:rsidRDefault="00660C28" w:rsidP="00345A8F">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6E743A26" w14:textId="77777777" w:rsidR="007D5BC7" w:rsidRPr="007D5BC7" w:rsidRDefault="00660C28" w:rsidP="007D5BC7">
            <w:pPr>
              <w:ind w:left="183"/>
              <w:rPr>
                <w:sz w:val="18"/>
                <w:szCs w:val="18"/>
              </w:rPr>
            </w:pPr>
            <w:r w:rsidRPr="00466821">
              <w:rPr>
                <w:sz w:val="18"/>
                <w:szCs w:val="18"/>
              </w:rPr>
              <w:t>a. In the event that the Regulator</w:t>
            </w:r>
            <w:r w:rsidR="00030FA2">
              <w:rPr>
                <w:sz w:val="18"/>
                <w:szCs w:val="18"/>
              </w:rPr>
              <w:t xml:space="preserve"> of any FS Entity</w:t>
            </w:r>
            <w:r w:rsidRPr="00466821">
              <w:rPr>
                <w:sz w:val="18"/>
                <w:szCs w:val="18"/>
              </w:rPr>
              <w:t xml:space="preserve"> requests to examine or audit the Online Services operations and controls in order to meet the Regulator’s supervisory obligations of Customer, which includes auditing or examining Microsoft</w:t>
            </w:r>
            <w:r w:rsidR="00030FA2">
              <w:rPr>
                <w:sz w:val="18"/>
                <w:szCs w:val="18"/>
              </w:rPr>
              <w:t xml:space="preserve"> either</w:t>
            </w:r>
            <w:r w:rsidRPr="00466821">
              <w:rPr>
                <w:sz w:val="18"/>
                <w:szCs w:val="18"/>
              </w:rPr>
              <w:t xml:space="preserve"> as a direct service provider of Customer</w:t>
            </w:r>
            <w:r w:rsidR="00030FA2">
              <w:rPr>
                <w:sz w:val="18"/>
                <w:szCs w:val="18"/>
              </w:rPr>
              <w:t xml:space="preserve"> or as an indirect service provider to any FS Entity</w:t>
            </w:r>
            <w:r w:rsidRPr="00466821">
              <w:rPr>
                <w:sz w:val="18"/>
                <w:szCs w:val="18"/>
              </w:rPr>
              <w:t>, Microsoft will provide the Regulator with an unrestricted right to examine or audit the Online Services…</w:t>
            </w:r>
          </w:p>
        </w:tc>
        <w:tc>
          <w:tcPr>
            <w:tcW w:w="7470" w:type="dxa"/>
          </w:tcPr>
          <w:p w14:paraId="7BE7C461" w14:textId="77777777" w:rsidR="007D5BC7" w:rsidRDefault="00660C28" w:rsidP="00345A8F">
            <w:pPr>
              <w:rPr>
                <w:sz w:val="18"/>
                <w:szCs w:val="18"/>
              </w:rPr>
            </w:pPr>
            <w:r w:rsidRPr="00832DED">
              <w:rPr>
                <w:sz w:val="18"/>
                <w:szCs w:val="18"/>
              </w:rPr>
              <w:t xml:space="preserve">DORA requires the contract to include </w:t>
            </w:r>
            <w:r>
              <w:rPr>
                <w:sz w:val="18"/>
                <w:szCs w:val="18"/>
              </w:rPr>
              <w:t>Microsoft’s obligation</w:t>
            </w:r>
            <w:r w:rsidRPr="00832DED">
              <w:rPr>
                <w:sz w:val="18"/>
                <w:szCs w:val="18"/>
              </w:rPr>
              <w:t xml:space="preserve"> to fully cooperate during the onsite inspections and audits performed by the “Lead Overseer</w:t>
            </w:r>
            <w:r w:rsidR="00CA0C3F">
              <w:rPr>
                <w:sz w:val="18"/>
                <w:szCs w:val="18"/>
              </w:rPr>
              <w:t>.</w:t>
            </w:r>
            <w:r w:rsidRPr="00832DED">
              <w:rPr>
                <w:sz w:val="18"/>
                <w:szCs w:val="18"/>
              </w:rPr>
              <w:t>”</w:t>
            </w:r>
            <w:r w:rsidR="005738AE">
              <w:rPr>
                <w:sz w:val="18"/>
                <w:szCs w:val="18"/>
              </w:rPr>
              <w:t xml:space="preserve"> </w:t>
            </w:r>
            <w:r>
              <w:rPr>
                <w:sz w:val="18"/>
                <w:szCs w:val="18"/>
              </w:rPr>
              <w:t>T</w:t>
            </w:r>
            <w:r w:rsidRPr="00832DED">
              <w:rPr>
                <w:sz w:val="18"/>
                <w:szCs w:val="18"/>
              </w:rPr>
              <w:t>he ESAs fall under the</w:t>
            </w:r>
            <w:r>
              <w:rPr>
                <w:sz w:val="18"/>
                <w:szCs w:val="18"/>
              </w:rPr>
              <w:t xml:space="preserve"> “</w:t>
            </w:r>
            <w:r w:rsidRPr="00832DED">
              <w:rPr>
                <w:sz w:val="18"/>
                <w:szCs w:val="18"/>
              </w:rPr>
              <w:t>Regulator</w:t>
            </w:r>
            <w:r>
              <w:rPr>
                <w:sz w:val="18"/>
                <w:szCs w:val="18"/>
              </w:rPr>
              <w:t>” definition</w:t>
            </w:r>
            <w:r w:rsidR="00C4681B">
              <w:rPr>
                <w:sz w:val="18"/>
                <w:szCs w:val="18"/>
              </w:rPr>
              <w:t>.</w:t>
            </w:r>
            <w:r>
              <w:rPr>
                <w:sz w:val="18"/>
                <w:szCs w:val="18"/>
              </w:rPr>
              <w:t xml:space="preserve"> (M</w:t>
            </w:r>
            <w:r w:rsidR="00114026">
              <w:rPr>
                <w:sz w:val="18"/>
                <w:szCs w:val="18"/>
              </w:rPr>
              <w:t>850</w:t>
            </w:r>
            <w:r>
              <w:rPr>
                <w:sz w:val="18"/>
                <w:szCs w:val="18"/>
              </w:rPr>
              <w:t>, 1).</w:t>
            </w:r>
          </w:p>
          <w:p w14:paraId="0565B1C1" w14:textId="77777777" w:rsidR="007D5BC7" w:rsidRDefault="007D5BC7" w:rsidP="00345A8F">
            <w:pPr>
              <w:rPr>
                <w:sz w:val="18"/>
                <w:szCs w:val="18"/>
              </w:rPr>
            </w:pPr>
          </w:p>
          <w:p w14:paraId="2960FDF9" w14:textId="77777777" w:rsidR="007D5BC7" w:rsidRDefault="00660C28" w:rsidP="00345A8F">
            <w:pPr>
              <w:rPr>
                <w:sz w:val="18"/>
                <w:szCs w:val="18"/>
              </w:rPr>
            </w:pPr>
            <w:r>
              <w:rPr>
                <w:sz w:val="18"/>
                <w:szCs w:val="18"/>
              </w:rPr>
              <w:t>Microsoft will</w:t>
            </w:r>
            <w:r w:rsidRPr="008768E2">
              <w:rPr>
                <w:sz w:val="18"/>
                <w:szCs w:val="18"/>
              </w:rPr>
              <w:t xml:space="preserve"> </w:t>
            </w:r>
            <w:r>
              <w:rPr>
                <w:sz w:val="18"/>
                <w:szCs w:val="18"/>
              </w:rPr>
              <w:t xml:space="preserve">fully cooperate </w:t>
            </w:r>
            <w:r w:rsidRPr="00174B8A">
              <w:rPr>
                <w:sz w:val="18"/>
                <w:szCs w:val="18"/>
              </w:rPr>
              <w:t xml:space="preserve">with </w:t>
            </w:r>
            <w:r>
              <w:rPr>
                <w:sz w:val="18"/>
                <w:szCs w:val="18"/>
              </w:rPr>
              <w:t>Regulators exercising their information, audit and access rights as follows:</w:t>
            </w:r>
          </w:p>
          <w:p w14:paraId="08FC1087" w14:textId="77777777" w:rsidR="007D5BC7" w:rsidRPr="00F14015" w:rsidRDefault="00660C28" w:rsidP="00345A8F">
            <w:pPr>
              <w:spacing w:before="120" w:after="120"/>
              <w:rPr>
                <w:sz w:val="18"/>
                <w:szCs w:val="18"/>
              </w:rPr>
            </w:pPr>
            <w:r w:rsidRPr="00F14015">
              <w:rPr>
                <w:sz w:val="18"/>
                <w:szCs w:val="18"/>
              </w:rPr>
              <w:t>Microsoft provides Regulators with an unrestricted right to examine or audit the Online Services and Important Providers (</w:t>
            </w:r>
            <w:r>
              <w:rPr>
                <w:sz w:val="18"/>
                <w:szCs w:val="18"/>
              </w:rPr>
              <w:t>M</w:t>
            </w:r>
            <w:r w:rsidR="00114026">
              <w:rPr>
                <w:sz w:val="18"/>
                <w:szCs w:val="18"/>
              </w:rPr>
              <w:t>850</w:t>
            </w:r>
            <w:r>
              <w:rPr>
                <w:sz w:val="18"/>
                <w:szCs w:val="18"/>
              </w:rPr>
              <w:t xml:space="preserve">, 3(a); </w:t>
            </w:r>
            <w:r w:rsidR="00B674BD">
              <w:rPr>
                <w:sz w:val="18"/>
                <w:szCs w:val="18"/>
              </w:rPr>
              <w:t>DORA Supplement</w:t>
            </w:r>
            <w:r>
              <w:rPr>
                <w:sz w:val="18"/>
                <w:szCs w:val="18"/>
              </w:rPr>
              <w:t xml:space="preserve">, </w:t>
            </w:r>
            <w:r w:rsidRPr="00F14015">
              <w:rPr>
                <w:sz w:val="18"/>
                <w:szCs w:val="18"/>
              </w:rPr>
              <w:t>3</w:t>
            </w:r>
            <w:r>
              <w:rPr>
                <w:sz w:val="18"/>
                <w:szCs w:val="18"/>
              </w:rPr>
              <w:t>.1</w:t>
            </w:r>
            <w:r w:rsidRPr="00F14015">
              <w:rPr>
                <w:sz w:val="18"/>
                <w:szCs w:val="18"/>
              </w:rPr>
              <w:t>)</w:t>
            </w:r>
            <w:r>
              <w:rPr>
                <w:sz w:val="18"/>
                <w:szCs w:val="18"/>
              </w:rPr>
              <w:t>.</w:t>
            </w:r>
            <w:r w:rsidRPr="00271D83">
              <w:rPr>
                <w:sz w:val="18"/>
                <w:szCs w:val="18"/>
              </w:rPr>
              <w:t xml:space="preserve"> Microsoft agrees to cooperate with Regulators</w:t>
            </w:r>
            <w:r>
              <w:rPr>
                <w:sz w:val="18"/>
                <w:szCs w:val="18"/>
              </w:rPr>
              <w:t xml:space="preserve"> and</w:t>
            </w:r>
            <w:r w:rsidRPr="00271D83">
              <w:rPr>
                <w:sz w:val="18"/>
                <w:szCs w:val="18"/>
              </w:rPr>
              <w:t xml:space="preserve"> with Customer’s Regulators </w:t>
            </w:r>
            <w:r>
              <w:rPr>
                <w:sz w:val="18"/>
                <w:szCs w:val="18"/>
              </w:rPr>
              <w:t>where appropriate and necessary for the purposes of supervision</w:t>
            </w:r>
            <w:r w:rsidR="00C4681B">
              <w:rPr>
                <w:sz w:val="18"/>
                <w:szCs w:val="18"/>
              </w:rPr>
              <w:t>.</w:t>
            </w:r>
            <w:r>
              <w:rPr>
                <w:sz w:val="18"/>
                <w:szCs w:val="18"/>
              </w:rPr>
              <w:t xml:space="preserve"> </w:t>
            </w:r>
            <w:r w:rsidRPr="00271D83">
              <w:rPr>
                <w:sz w:val="18"/>
                <w:szCs w:val="18"/>
              </w:rPr>
              <w:t>(</w:t>
            </w:r>
            <w:r>
              <w:rPr>
                <w:sz w:val="18"/>
                <w:szCs w:val="18"/>
              </w:rPr>
              <w:t>M</w:t>
            </w:r>
            <w:r w:rsidR="00114026">
              <w:rPr>
                <w:sz w:val="18"/>
                <w:szCs w:val="18"/>
              </w:rPr>
              <w:t>850</w:t>
            </w:r>
            <w:r>
              <w:rPr>
                <w:sz w:val="18"/>
                <w:szCs w:val="18"/>
              </w:rPr>
              <w:t>, Sections</w:t>
            </w:r>
            <w:r w:rsidRPr="00271D83">
              <w:rPr>
                <w:sz w:val="18"/>
                <w:szCs w:val="18"/>
              </w:rPr>
              <w:t xml:space="preserve"> 3</w:t>
            </w:r>
            <w:r>
              <w:rPr>
                <w:sz w:val="18"/>
                <w:szCs w:val="18"/>
              </w:rPr>
              <w:t xml:space="preserve">(d), </w:t>
            </w:r>
            <w:r w:rsidRPr="00271D83">
              <w:rPr>
                <w:sz w:val="18"/>
                <w:szCs w:val="18"/>
              </w:rPr>
              <w:t>(g))</w:t>
            </w:r>
            <w:r>
              <w:rPr>
                <w:sz w:val="18"/>
                <w:szCs w:val="18"/>
              </w:rPr>
              <w:t>.</w:t>
            </w:r>
          </w:p>
          <w:p w14:paraId="4912C111" w14:textId="77777777" w:rsidR="007D5BC7" w:rsidRPr="00B51066" w:rsidRDefault="00660C28" w:rsidP="00345A8F">
            <w:pPr>
              <w:spacing w:before="120"/>
              <w:rPr>
                <w:sz w:val="18"/>
                <w:szCs w:val="18"/>
              </w:rPr>
            </w:pPr>
            <w:r w:rsidRPr="00B51066">
              <w:rPr>
                <w:sz w:val="18"/>
                <w:szCs w:val="18"/>
              </w:rPr>
              <w:t xml:space="preserve">Customer has the right to access </w:t>
            </w:r>
            <w:proofErr w:type="gramStart"/>
            <w:r w:rsidRPr="00B51066">
              <w:rPr>
                <w:sz w:val="18"/>
                <w:szCs w:val="18"/>
              </w:rPr>
              <w:t>for</w:t>
            </w:r>
            <w:proofErr w:type="gramEnd"/>
            <w:r w:rsidRPr="00B51066">
              <w:rPr>
                <w:sz w:val="18"/>
                <w:szCs w:val="18"/>
              </w:rPr>
              <w:t xml:space="preserve"> the Regulator all information necessary to enable its compliance under relevant legal obligations to ensure that: </w:t>
            </w:r>
          </w:p>
          <w:p w14:paraId="6F858197" w14:textId="77777777" w:rsidR="007D5BC7" w:rsidRPr="00203304" w:rsidRDefault="00660C28" w:rsidP="0063537B">
            <w:pPr>
              <w:pStyle w:val="ListParagraph"/>
              <w:numPr>
                <w:ilvl w:val="0"/>
                <w:numId w:val="4"/>
              </w:numPr>
              <w:ind w:left="230" w:hanging="180"/>
              <w:rPr>
                <w:sz w:val="18"/>
                <w:szCs w:val="18"/>
              </w:rPr>
            </w:pPr>
            <w:proofErr w:type="gramStart"/>
            <w:r w:rsidRPr="00203304">
              <w:rPr>
                <w:sz w:val="18"/>
                <w:szCs w:val="18"/>
              </w:rPr>
              <w:t>The Online</w:t>
            </w:r>
            <w:proofErr w:type="gramEnd"/>
            <w:r w:rsidRPr="00203304">
              <w:rPr>
                <w:sz w:val="18"/>
                <w:szCs w:val="18"/>
              </w:rPr>
              <w:t xml:space="preserve"> Services comply with the Product Terms, the DPA, and this </w:t>
            </w:r>
            <w:proofErr w:type="gramStart"/>
            <w:r w:rsidRPr="00203304">
              <w:rPr>
                <w:sz w:val="18"/>
                <w:szCs w:val="18"/>
              </w:rPr>
              <w:t>Amendment;</w:t>
            </w:r>
            <w:proofErr w:type="gramEnd"/>
          </w:p>
          <w:p w14:paraId="6FC96494" w14:textId="77777777" w:rsidR="007D5BC7" w:rsidRPr="00203304" w:rsidRDefault="00660C28" w:rsidP="0063537B">
            <w:pPr>
              <w:pStyle w:val="ListParagraph"/>
              <w:numPr>
                <w:ilvl w:val="0"/>
                <w:numId w:val="4"/>
              </w:numPr>
              <w:ind w:left="230" w:hanging="180"/>
              <w:rPr>
                <w:sz w:val="18"/>
                <w:szCs w:val="18"/>
              </w:rPr>
            </w:pPr>
            <w:r w:rsidRPr="00203304">
              <w:rPr>
                <w:sz w:val="18"/>
                <w:szCs w:val="18"/>
              </w:rPr>
              <w:t xml:space="preserve">The Service Level Agreements are being </w:t>
            </w:r>
            <w:proofErr w:type="gramStart"/>
            <w:r w:rsidRPr="00203304">
              <w:rPr>
                <w:sz w:val="18"/>
                <w:szCs w:val="18"/>
              </w:rPr>
              <w:t>met;</w:t>
            </w:r>
            <w:proofErr w:type="gramEnd"/>
            <w:r w:rsidRPr="00203304">
              <w:rPr>
                <w:sz w:val="18"/>
                <w:szCs w:val="18"/>
              </w:rPr>
              <w:t xml:space="preserve"> </w:t>
            </w:r>
          </w:p>
          <w:p w14:paraId="1C24832B" w14:textId="77777777" w:rsidR="007D5BC7" w:rsidRPr="00203304" w:rsidRDefault="00660C28" w:rsidP="0063537B">
            <w:pPr>
              <w:pStyle w:val="ListParagraph"/>
              <w:numPr>
                <w:ilvl w:val="0"/>
                <w:numId w:val="4"/>
              </w:numPr>
              <w:ind w:left="230" w:hanging="180"/>
              <w:rPr>
                <w:sz w:val="18"/>
                <w:szCs w:val="18"/>
              </w:rPr>
            </w:pPr>
            <w:r w:rsidRPr="00A00726">
              <w:rPr>
                <w:sz w:val="18"/>
                <w:szCs w:val="18"/>
              </w:rPr>
              <w:t>The integrity</w:t>
            </w:r>
            <w:r>
              <w:rPr>
                <w:sz w:val="18"/>
                <w:szCs w:val="18"/>
              </w:rPr>
              <w:t xml:space="preserve"> </w:t>
            </w:r>
            <w:r w:rsidR="00C4681B">
              <w:rPr>
                <w:sz w:val="18"/>
                <w:szCs w:val="18"/>
              </w:rPr>
              <w:t>and confidentiality</w:t>
            </w:r>
            <w:r w:rsidRPr="00F31997">
              <w:rPr>
                <w:sz w:val="18"/>
                <w:szCs w:val="18"/>
              </w:rPr>
              <w:t xml:space="preserve"> of Customer </w:t>
            </w:r>
            <w:r w:rsidRPr="00203304">
              <w:rPr>
                <w:sz w:val="18"/>
                <w:szCs w:val="18"/>
              </w:rPr>
              <w:t xml:space="preserve">Data are protected; and </w:t>
            </w:r>
          </w:p>
          <w:p w14:paraId="3FC8D6C6" w14:textId="77777777" w:rsidR="007D5BC7" w:rsidRDefault="00660C28" w:rsidP="0063537B">
            <w:pPr>
              <w:pStyle w:val="ListParagraph"/>
              <w:numPr>
                <w:ilvl w:val="0"/>
                <w:numId w:val="4"/>
              </w:numPr>
              <w:ind w:left="230" w:hanging="180"/>
            </w:pPr>
            <w:r w:rsidRPr="00203304">
              <w:rPr>
                <w:sz w:val="18"/>
                <w:szCs w:val="18"/>
              </w:rPr>
              <w:t xml:space="preserve">The Online Services provided to Customer are secure. </w:t>
            </w:r>
            <w:r>
              <w:rPr>
                <w:sz w:val="18"/>
                <w:szCs w:val="18"/>
              </w:rPr>
              <w:br/>
              <w:t>(M</w:t>
            </w:r>
            <w:r w:rsidR="00114026">
              <w:rPr>
                <w:sz w:val="18"/>
                <w:szCs w:val="18"/>
              </w:rPr>
              <w:t>850</w:t>
            </w:r>
            <w:r>
              <w:rPr>
                <w:sz w:val="18"/>
                <w:szCs w:val="18"/>
              </w:rPr>
              <w:t>, 4(b)).</w:t>
            </w:r>
          </w:p>
          <w:p w14:paraId="16E42EB7" w14:textId="77777777" w:rsidR="007D5BC7" w:rsidRPr="00BC289F" w:rsidRDefault="007D5BC7" w:rsidP="00BC289F">
            <w:pPr>
              <w:ind w:left="50"/>
              <w:rPr>
                <w:sz w:val="18"/>
                <w:szCs w:val="18"/>
              </w:rPr>
            </w:pPr>
          </w:p>
        </w:tc>
      </w:tr>
      <w:tr w:rsidR="000B722B" w14:paraId="0EA10DC4" w14:textId="77777777" w:rsidTr="007F64A9">
        <w:trPr>
          <w:trHeight w:val="300"/>
        </w:trPr>
        <w:tc>
          <w:tcPr>
            <w:tcW w:w="535" w:type="dxa"/>
            <w:shd w:val="clear" w:color="auto" w:fill="E8E8E8" w:themeFill="background2"/>
          </w:tcPr>
          <w:p w14:paraId="32C6F846" w14:textId="77777777" w:rsidR="007D5BC7" w:rsidRPr="00DB3C0F" w:rsidRDefault="007D5BC7" w:rsidP="0063537B">
            <w:pPr>
              <w:pStyle w:val="ListParagraph"/>
              <w:numPr>
                <w:ilvl w:val="0"/>
                <w:numId w:val="12"/>
              </w:numPr>
              <w:ind w:left="420"/>
              <w:rPr>
                <w:b/>
                <w:bCs/>
                <w:sz w:val="18"/>
                <w:szCs w:val="18"/>
              </w:rPr>
            </w:pPr>
          </w:p>
        </w:tc>
        <w:tc>
          <w:tcPr>
            <w:tcW w:w="1486" w:type="dxa"/>
          </w:tcPr>
          <w:p w14:paraId="162F6D79" w14:textId="77777777" w:rsidR="007D5BC7" w:rsidRPr="00055F95" w:rsidRDefault="00660C28" w:rsidP="00345A8F">
            <w:pPr>
              <w:rPr>
                <w:sz w:val="18"/>
                <w:szCs w:val="18"/>
              </w:rPr>
            </w:pPr>
            <w:r w:rsidRPr="00055F95">
              <w:rPr>
                <w:sz w:val="18"/>
                <w:szCs w:val="18"/>
              </w:rPr>
              <w:t>Art 30(3)(</w:t>
            </w:r>
            <w:r>
              <w:rPr>
                <w:sz w:val="18"/>
                <w:szCs w:val="18"/>
              </w:rPr>
              <w:t>e)(iv)</w:t>
            </w:r>
          </w:p>
        </w:tc>
        <w:tc>
          <w:tcPr>
            <w:tcW w:w="3734" w:type="dxa"/>
          </w:tcPr>
          <w:p w14:paraId="34877ED8" w14:textId="77777777" w:rsidR="007D5BC7" w:rsidRDefault="00660C28" w:rsidP="00345A8F">
            <w:pPr>
              <w:rPr>
                <w:rFonts w:eastAsia="Times New Roman" w:cs="EUAlbertina"/>
                <w:color w:val="000000"/>
                <w:sz w:val="18"/>
                <w:szCs w:val="18"/>
              </w:rPr>
            </w:pPr>
            <w:r w:rsidRPr="4D99140F">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4D19EDAC" w14:textId="77777777" w:rsidR="007D5BC7" w:rsidRDefault="007D5BC7" w:rsidP="00345A8F">
            <w:pPr>
              <w:rPr>
                <w:rFonts w:eastAsia="Times New Roman" w:cs="EUAlbertina"/>
                <w:color w:val="000000"/>
                <w:sz w:val="18"/>
                <w:szCs w:val="18"/>
                <w:lang w:val="x-none"/>
              </w:rPr>
            </w:pPr>
          </w:p>
          <w:p w14:paraId="76BFCB14" w14:textId="77777777" w:rsidR="007D5BC7" w:rsidRDefault="00660C28" w:rsidP="00345A8F">
            <w:pPr>
              <w:rPr>
                <w:rFonts w:eastAsia="Times New Roman" w:cs="EUAlbertina"/>
                <w:color w:val="000000"/>
                <w:sz w:val="18"/>
                <w:szCs w:val="18"/>
              </w:rPr>
            </w:pPr>
            <w:r w:rsidRPr="4D99140F">
              <w:rPr>
                <w:rFonts w:eastAsia="Times New Roman" w:cs="EUAlbertina"/>
                <w:color w:val="000000" w:themeColor="text1"/>
                <w:sz w:val="18"/>
                <w:szCs w:val="18"/>
              </w:rPr>
              <w:t>(e) the right to monitor, on an ongoing basis, the ICT third-party service provider’s performance, which entails the following:]</w:t>
            </w:r>
          </w:p>
          <w:p w14:paraId="36DEB82D" w14:textId="77777777" w:rsidR="007D5BC7" w:rsidRDefault="007D5BC7" w:rsidP="00345A8F">
            <w:pPr>
              <w:rPr>
                <w:rFonts w:eastAsia="Times New Roman" w:cs="EUAlbertina"/>
                <w:color w:val="000000"/>
                <w:sz w:val="18"/>
                <w:szCs w:val="18"/>
                <w:lang w:val="x-none"/>
              </w:rPr>
            </w:pPr>
          </w:p>
          <w:p w14:paraId="194C5E35" w14:textId="77777777" w:rsidR="007D5BC7" w:rsidRPr="00055F95" w:rsidRDefault="00660C28" w:rsidP="00345A8F">
            <w:pPr>
              <w:rPr>
                <w:sz w:val="18"/>
                <w:szCs w:val="18"/>
              </w:rPr>
            </w:pPr>
            <w:r>
              <w:rPr>
                <w:sz w:val="18"/>
                <w:szCs w:val="18"/>
              </w:rPr>
              <w:t xml:space="preserve">(iv) </w:t>
            </w:r>
            <w:r w:rsidRPr="00F0659A">
              <w:rPr>
                <w:sz w:val="18"/>
                <w:szCs w:val="18"/>
              </w:rPr>
              <w:t>the obligation to provide details on the scope, procedures to be followed and frequency of such inspections and</w:t>
            </w:r>
            <w:r>
              <w:rPr>
                <w:sz w:val="18"/>
                <w:szCs w:val="18"/>
              </w:rPr>
              <w:t xml:space="preserve"> </w:t>
            </w:r>
            <w:r w:rsidRPr="00F0659A">
              <w:rPr>
                <w:sz w:val="18"/>
                <w:szCs w:val="18"/>
              </w:rPr>
              <w:t>audits</w:t>
            </w:r>
            <w:r>
              <w:rPr>
                <w:sz w:val="18"/>
                <w:szCs w:val="18"/>
              </w:rPr>
              <w:t>.</w:t>
            </w:r>
          </w:p>
        </w:tc>
        <w:tc>
          <w:tcPr>
            <w:tcW w:w="1710" w:type="dxa"/>
          </w:tcPr>
          <w:p w14:paraId="21C6D226" w14:textId="77777777" w:rsidR="007C7EEB" w:rsidRDefault="00660C28" w:rsidP="00345A8F">
            <w:pPr>
              <w:rPr>
                <w:sz w:val="18"/>
                <w:szCs w:val="18"/>
              </w:rPr>
            </w:pPr>
            <w:r>
              <w:rPr>
                <w:sz w:val="18"/>
                <w:szCs w:val="18"/>
              </w:rPr>
              <w:t>- DORA Supplement</w:t>
            </w:r>
          </w:p>
          <w:p w14:paraId="6378CCCD" w14:textId="77777777" w:rsidR="007D5BC7" w:rsidRDefault="00660C28" w:rsidP="00345A8F">
            <w:pPr>
              <w:rPr>
                <w:sz w:val="18"/>
                <w:szCs w:val="18"/>
              </w:rPr>
            </w:pPr>
            <w:r>
              <w:rPr>
                <w:sz w:val="18"/>
                <w:szCs w:val="18"/>
              </w:rPr>
              <w:t>- M</w:t>
            </w:r>
            <w:r w:rsidR="00030FA2">
              <w:rPr>
                <w:sz w:val="18"/>
                <w:szCs w:val="18"/>
              </w:rPr>
              <w:t>850</w:t>
            </w:r>
          </w:p>
          <w:p w14:paraId="2C55BBE0" w14:textId="77777777" w:rsidR="007D5BC7" w:rsidRPr="0023716C" w:rsidRDefault="00660C28" w:rsidP="00345A8F">
            <w:pPr>
              <w:rPr>
                <w:sz w:val="18"/>
                <w:szCs w:val="18"/>
              </w:rPr>
            </w:pPr>
            <w:r>
              <w:rPr>
                <w:sz w:val="18"/>
                <w:szCs w:val="18"/>
              </w:rPr>
              <w:t>- DPA</w:t>
            </w:r>
          </w:p>
        </w:tc>
        <w:tc>
          <w:tcPr>
            <w:tcW w:w="7650" w:type="dxa"/>
          </w:tcPr>
          <w:p w14:paraId="70154D53" w14:textId="77777777" w:rsidR="007C7EEB" w:rsidRDefault="00660C28" w:rsidP="00BC77AA">
            <w:pPr>
              <w:keepNext/>
              <w:tabs>
                <w:tab w:val="left" w:pos="158"/>
              </w:tabs>
              <w:outlineLvl w:val="2"/>
              <w:rPr>
                <w:rFonts w:eastAsia="Calibri" w:cs="Arial"/>
                <w:b/>
                <w:sz w:val="18"/>
                <w:szCs w:val="22"/>
                <w:lang w:eastAsia="en-US"/>
              </w:rPr>
            </w:pPr>
            <w:bookmarkStart w:id="13" w:name="_Toc26972853"/>
            <w:r>
              <w:rPr>
                <w:rFonts w:eastAsia="Calibri" w:cs="Arial"/>
                <w:b/>
                <w:sz w:val="18"/>
                <w:szCs w:val="22"/>
                <w:lang w:eastAsia="en-US"/>
              </w:rPr>
              <w:t>DORA Supplement:</w:t>
            </w:r>
          </w:p>
          <w:p w14:paraId="7C4457E5" w14:textId="77777777" w:rsidR="007C7EEB" w:rsidRDefault="00660C28" w:rsidP="007C7EEB">
            <w:pPr>
              <w:ind w:left="168"/>
              <w:rPr>
                <w:sz w:val="18"/>
                <w:szCs w:val="18"/>
                <w:u w:val="single"/>
              </w:rPr>
            </w:pPr>
            <w:r w:rsidRPr="007C7EEB">
              <w:rPr>
                <w:sz w:val="18"/>
                <w:szCs w:val="18"/>
                <w:u w:val="single"/>
              </w:rPr>
              <w:t>Section 6.2</w:t>
            </w:r>
          </w:p>
          <w:p w14:paraId="64ECD803" w14:textId="77777777" w:rsidR="007C7EEB" w:rsidRDefault="00660C28" w:rsidP="007C7EEB">
            <w:pPr>
              <w:ind w:left="168"/>
              <w:rPr>
                <w:rFonts w:eastAsia="Calibri" w:cs="Arial"/>
                <w:bCs/>
                <w:sz w:val="18"/>
                <w:szCs w:val="22"/>
                <w:lang w:eastAsia="en-US"/>
              </w:rPr>
            </w:pPr>
            <w:r w:rsidRPr="007C7EEB">
              <w:rPr>
                <w:rFonts w:eastAsia="Calibri" w:cs="Arial"/>
                <w:b/>
                <w:bCs/>
                <w:sz w:val="18"/>
                <w:szCs w:val="22"/>
                <w:lang w:eastAsia="en-US"/>
              </w:rPr>
              <w:t xml:space="preserve">Audit of Important Providers. </w:t>
            </w:r>
            <w:r w:rsidRPr="007C7EEB">
              <w:rPr>
                <w:rFonts w:eastAsia="Calibri" w:cs="Arial"/>
                <w:bCs/>
                <w:sz w:val="18"/>
                <w:szCs w:val="22"/>
                <w:lang w:eastAsia="en-US"/>
              </w:rPr>
              <w:t>Customer</w:t>
            </w:r>
            <w:r w:rsidR="00A71FFC">
              <w:rPr>
                <w:rFonts w:eastAsia="Calibri" w:cs="Arial"/>
                <w:bCs/>
                <w:sz w:val="18"/>
                <w:szCs w:val="22"/>
                <w:lang w:eastAsia="en-US"/>
              </w:rPr>
              <w:t xml:space="preserve"> (acting as an FS Agent), FS Entities,</w:t>
            </w:r>
            <w:r w:rsidRPr="007C7EEB">
              <w:rPr>
                <w:rFonts w:eastAsia="Calibri" w:cs="Arial"/>
                <w:bCs/>
                <w:sz w:val="18"/>
                <w:szCs w:val="22"/>
                <w:lang w:eastAsia="en-US"/>
              </w:rPr>
              <w:t xml:space="preserve"> or Regulators will have an unrestricted right to examine or audit Important Providers, in accordance with the scope, policies, and procedures provided in Customer’s FSA.</w:t>
            </w:r>
          </w:p>
          <w:p w14:paraId="6D27D39D" w14:textId="77777777" w:rsidR="007C7EEB" w:rsidRPr="007C7EEB" w:rsidRDefault="007C7EEB" w:rsidP="007C7EEB">
            <w:pPr>
              <w:ind w:left="168"/>
              <w:rPr>
                <w:rFonts w:eastAsia="Calibri" w:cs="Arial"/>
                <w:bCs/>
                <w:sz w:val="18"/>
                <w:szCs w:val="22"/>
                <w:lang w:eastAsia="en-US"/>
              </w:rPr>
            </w:pPr>
          </w:p>
          <w:p w14:paraId="2BEE16C9" w14:textId="77777777" w:rsidR="007D5BC7" w:rsidRDefault="00660C28" w:rsidP="00345A8F">
            <w:pPr>
              <w:keepNext/>
              <w:tabs>
                <w:tab w:val="left" w:pos="158"/>
              </w:tabs>
              <w:spacing w:after="120"/>
              <w:outlineLvl w:val="2"/>
              <w:rPr>
                <w:rFonts w:eastAsia="Calibri" w:cs="Arial"/>
                <w:b/>
                <w:sz w:val="18"/>
                <w:szCs w:val="22"/>
                <w:lang w:eastAsia="en-US"/>
              </w:rPr>
            </w:pPr>
            <w:r>
              <w:rPr>
                <w:rFonts w:eastAsia="Calibri" w:cs="Arial"/>
                <w:b/>
                <w:sz w:val="18"/>
                <w:szCs w:val="22"/>
                <w:lang w:eastAsia="en-US"/>
              </w:rPr>
              <w:t>M</w:t>
            </w:r>
            <w:r w:rsidR="00030FA2">
              <w:rPr>
                <w:rFonts w:eastAsia="Calibri" w:cs="Arial"/>
                <w:b/>
                <w:sz w:val="18"/>
                <w:szCs w:val="22"/>
                <w:lang w:eastAsia="en-US"/>
              </w:rPr>
              <w:t>850</w:t>
            </w:r>
            <w:r>
              <w:rPr>
                <w:rFonts w:eastAsia="Calibri" w:cs="Arial"/>
                <w:b/>
                <w:sz w:val="18"/>
                <w:szCs w:val="22"/>
                <w:lang w:eastAsia="en-US"/>
              </w:rPr>
              <w:t xml:space="preserve">: </w:t>
            </w:r>
          </w:p>
          <w:p w14:paraId="67ECF475" w14:textId="77777777" w:rsidR="00241C6F" w:rsidRPr="00BC77AA" w:rsidRDefault="00660C28" w:rsidP="00E24A59">
            <w:pPr>
              <w:keepNext/>
              <w:tabs>
                <w:tab w:val="left" w:pos="158"/>
              </w:tabs>
              <w:spacing w:after="120"/>
              <w:ind w:left="187"/>
              <w:outlineLvl w:val="2"/>
              <w:rPr>
                <w:sz w:val="18"/>
                <w:szCs w:val="18"/>
              </w:rPr>
            </w:pPr>
            <w:r>
              <w:rPr>
                <w:sz w:val="18"/>
                <w:szCs w:val="18"/>
              </w:rPr>
              <w:t>[</w:t>
            </w:r>
            <w:r>
              <w:rPr>
                <w:i/>
                <w:iCs/>
                <w:sz w:val="18"/>
                <w:szCs w:val="18"/>
              </w:rPr>
              <w:t xml:space="preserve">See Row </w:t>
            </w:r>
            <w:r>
              <w:rPr>
                <w:i/>
                <w:iCs/>
                <w:sz w:val="18"/>
                <w:szCs w:val="18"/>
              </w:rPr>
              <w:fldChar w:fldCharType="begin"/>
            </w:r>
            <w:r>
              <w:rPr>
                <w:i/>
                <w:iCs/>
                <w:sz w:val="18"/>
                <w:szCs w:val="18"/>
              </w:rPr>
              <w:instrText xml:space="preserve"> REF _Ref180404115 \r \h </w:instrText>
            </w:r>
            <w:r w:rsidR="00DB3C0F">
              <w:rPr>
                <w:i/>
                <w:iCs/>
                <w:sz w:val="18"/>
                <w:szCs w:val="18"/>
              </w:rPr>
              <w:instrText xml:space="preserve"> \* MERGEFORMAT </w:instrText>
            </w:r>
            <w:r>
              <w:rPr>
                <w:i/>
                <w:iCs/>
                <w:sz w:val="18"/>
                <w:szCs w:val="18"/>
              </w:rPr>
            </w:r>
            <w:r>
              <w:rPr>
                <w:i/>
                <w:iCs/>
                <w:sz w:val="18"/>
                <w:szCs w:val="18"/>
              </w:rPr>
              <w:fldChar w:fldCharType="separate"/>
            </w:r>
            <w:r>
              <w:rPr>
                <w:i/>
                <w:iCs/>
                <w:sz w:val="18"/>
                <w:szCs w:val="18"/>
              </w:rPr>
              <w:t>15</w:t>
            </w:r>
            <w:r>
              <w:rPr>
                <w:i/>
                <w:iCs/>
                <w:sz w:val="18"/>
                <w:szCs w:val="18"/>
              </w:rPr>
              <w:fldChar w:fldCharType="end"/>
            </w:r>
            <w:r>
              <w:rPr>
                <w:i/>
                <w:iCs/>
                <w:sz w:val="18"/>
                <w:szCs w:val="18"/>
              </w:rPr>
              <w:t xml:space="preserve"> above</w:t>
            </w:r>
            <w:r>
              <w:rPr>
                <w:sz w:val="18"/>
                <w:szCs w:val="18"/>
              </w:rPr>
              <w:t>].</w:t>
            </w:r>
          </w:p>
          <w:p w14:paraId="086B2BBC" w14:textId="77777777" w:rsidR="007D5BC7" w:rsidRPr="0023716C" w:rsidRDefault="00660C28" w:rsidP="00BC77AA">
            <w:pPr>
              <w:keepNext/>
              <w:tabs>
                <w:tab w:val="left" w:pos="158"/>
              </w:tabs>
              <w:outlineLvl w:val="2"/>
              <w:rPr>
                <w:rFonts w:eastAsia="Calibri" w:cs="Arial"/>
                <w:b/>
                <w:sz w:val="18"/>
                <w:szCs w:val="22"/>
                <w:lang w:eastAsia="en-US"/>
              </w:rPr>
            </w:pPr>
            <w:r w:rsidRPr="0023716C">
              <w:rPr>
                <w:rFonts w:eastAsia="Calibri" w:cs="Arial"/>
                <w:b/>
                <w:sz w:val="18"/>
                <w:szCs w:val="22"/>
                <w:lang w:eastAsia="en-US"/>
              </w:rPr>
              <w:t>DPA:</w:t>
            </w:r>
          </w:p>
          <w:p w14:paraId="12798F1C" w14:textId="77777777" w:rsidR="007D5BC7" w:rsidRPr="0023716C" w:rsidRDefault="00660C28" w:rsidP="00345A8F">
            <w:pPr>
              <w:keepNext/>
              <w:tabs>
                <w:tab w:val="left" w:pos="158"/>
              </w:tabs>
              <w:spacing w:after="120"/>
              <w:ind w:left="187"/>
              <w:outlineLvl w:val="2"/>
              <w:rPr>
                <w:rFonts w:eastAsia="Calibri" w:cs="Arial"/>
                <w:bCs/>
                <w:sz w:val="18"/>
                <w:szCs w:val="22"/>
                <w:u w:val="single"/>
                <w:lang w:eastAsia="en-US"/>
              </w:rPr>
            </w:pPr>
            <w:r w:rsidRPr="0023716C">
              <w:rPr>
                <w:rFonts w:eastAsia="Calibri" w:cs="Arial"/>
                <w:bCs/>
                <w:sz w:val="18"/>
                <w:szCs w:val="22"/>
                <w:u w:val="single"/>
                <w:lang w:eastAsia="en-US"/>
              </w:rPr>
              <w:t>Auditing Compliance</w:t>
            </w:r>
            <w:bookmarkEnd w:id="13"/>
            <w:r>
              <w:rPr>
                <w:rFonts w:eastAsia="Calibri" w:cs="Arial"/>
                <w:bCs/>
                <w:sz w:val="18"/>
                <w:szCs w:val="22"/>
                <w:u w:val="single"/>
                <w:lang w:eastAsia="en-US"/>
              </w:rPr>
              <w:br/>
            </w:r>
            <w:r w:rsidRPr="0023716C">
              <w:rPr>
                <w:rFonts w:eastAsia="Calibri" w:cs="Arial"/>
                <w:sz w:val="18"/>
                <w:szCs w:val="22"/>
                <w:lang w:eastAsia="en-US"/>
              </w:rPr>
              <w:t>Microsoft will conduct audits of the security of the computers, computing environment, and physical data centers that it uses in processing Customer Data, Professional Service Data, and Personal Data, as follows:</w:t>
            </w:r>
          </w:p>
          <w:p w14:paraId="5C73E768" w14:textId="77777777" w:rsidR="007D5BC7" w:rsidRPr="0023716C" w:rsidRDefault="00660C28" w:rsidP="0063537B">
            <w:pPr>
              <w:numPr>
                <w:ilvl w:val="0"/>
                <w:numId w:val="6"/>
              </w:numPr>
              <w:tabs>
                <w:tab w:val="left" w:pos="158"/>
              </w:tabs>
              <w:ind w:left="605" w:hanging="274"/>
              <w:rPr>
                <w:rFonts w:eastAsia="Calibri" w:cs="Arial"/>
                <w:sz w:val="18"/>
                <w:szCs w:val="22"/>
                <w:lang w:eastAsia="en-US"/>
              </w:rPr>
            </w:pPr>
            <w:r w:rsidRPr="0023716C">
              <w:rPr>
                <w:rFonts w:eastAsia="Calibri" w:cs="Arial"/>
                <w:sz w:val="18"/>
                <w:szCs w:val="22"/>
                <w:lang w:eastAsia="en-US"/>
              </w:rPr>
              <w:t>Where a standard or framework provides for audits, an audit of such control standard or framework will be initiated at least annually.</w:t>
            </w:r>
          </w:p>
          <w:p w14:paraId="6581707F" w14:textId="77777777" w:rsidR="007D5BC7" w:rsidRPr="0023716C" w:rsidRDefault="00660C28" w:rsidP="0063537B">
            <w:pPr>
              <w:numPr>
                <w:ilvl w:val="0"/>
                <w:numId w:val="6"/>
              </w:numPr>
              <w:tabs>
                <w:tab w:val="left" w:pos="158"/>
              </w:tabs>
              <w:ind w:left="605" w:hanging="274"/>
              <w:rPr>
                <w:rFonts w:eastAsia="Calibri" w:cs="Arial"/>
                <w:sz w:val="18"/>
                <w:szCs w:val="22"/>
                <w:lang w:eastAsia="en-US"/>
              </w:rPr>
            </w:pPr>
            <w:r w:rsidRPr="0023716C">
              <w:rPr>
                <w:rFonts w:eastAsia="Calibri" w:cs="Arial"/>
                <w:sz w:val="18"/>
                <w:szCs w:val="22"/>
                <w:lang w:eastAsia="en-US"/>
              </w:rPr>
              <w:t>Each audit will be performed according to the standards and rules of the regulatory or accreditation body for each applicable control standard or framework.</w:t>
            </w:r>
          </w:p>
          <w:p w14:paraId="31C5B1AC" w14:textId="77777777" w:rsidR="007D5BC7" w:rsidRPr="0023716C" w:rsidRDefault="00660C28" w:rsidP="0063537B">
            <w:pPr>
              <w:numPr>
                <w:ilvl w:val="0"/>
                <w:numId w:val="6"/>
              </w:numPr>
              <w:tabs>
                <w:tab w:val="left" w:pos="158"/>
              </w:tabs>
              <w:spacing w:after="120"/>
              <w:ind w:left="608" w:hanging="270"/>
              <w:rPr>
                <w:rFonts w:eastAsia="Calibri" w:cs="Arial"/>
                <w:sz w:val="18"/>
                <w:szCs w:val="22"/>
                <w:lang w:eastAsia="en-US"/>
              </w:rPr>
            </w:pPr>
            <w:r w:rsidRPr="0023716C">
              <w:rPr>
                <w:rFonts w:eastAsia="Calibri" w:cs="Arial"/>
                <w:sz w:val="18"/>
                <w:szCs w:val="22"/>
                <w:lang w:eastAsia="en-US"/>
              </w:rPr>
              <w:t xml:space="preserve">Each audit will be performed by qualified, independent, </w:t>
            </w:r>
            <w:proofErr w:type="gramStart"/>
            <w:r w:rsidRPr="0023716C">
              <w:rPr>
                <w:rFonts w:eastAsia="Calibri" w:cs="Arial"/>
                <w:sz w:val="18"/>
                <w:szCs w:val="22"/>
                <w:lang w:eastAsia="en-US"/>
              </w:rPr>
              <w:t>third party</w:t>
            </w:r>
            <w:proofErr w:type="gramEnd"/>
            <w:r w:rsidRPr="0023716C">
              <w:rPr>
                <w:rFonts w:eastAsia="Calibri" w:cs="Arial"/>
                <w:sz w:val="18"/>
                <w:szCs w:val="22"/>
                <w:lang w:eastAsia="en-US"/>
              </w:rPr>
              <w:t xml:space="preserve"> security auditors at Microsoft’s selection and expense.</w:t>
            </w:r>
          </w:p>
          <w:p w14:paraId="083DDECB" w14:textId="77777777" w:rsidR="007D5BC7" w:rsidRPr="0023716C" w:rsidRDefault="00660C28" w:rsidP="00345A8F">
            <w:pPr>
              <w:tabs>
                <w:tab w:val="left" w:pos="158"/>
              </w:tabs>
              <w:spacing w:after="120"/>
              <w:ind w:left="180"/>
              <w:rPr>
                <w:rFonts w:eastAsia="Calibri" w:cs="Arial"/>
                <w:sz w:val="18"/>
                <w:szCs w:val="22"/>
                <w:lang w:eastAsia="en-US"/>
              </w:rPr>
            </w:pPr>
            <w:r w:rsidRPr="0023716C">
              <w:rPr>
                <w:rFonts w:eastAsia="Calibri" w:cs="Arial"/>
                <w:sz w:val="18"/>
                <w:szCs w:val="22"/>
                <w:lang w:eastAsia="en-US"/>
              </w:rPr>
              <w:t xml:space="preserve">Each audit will result in the generation of an audit report (“Microsoft Audit Report”), which Microsoft will make available at </w:t>
            </w:r>
            <w:hyperlink r:id="rId25" w:history="1">
              <w:r w:rsidR="007D5BC7" w:rsidRPr="0023716C">
                <w:rPr>
                  <w:rFonts w:eastAsia="Calibri" w:cs="Arial"/>
                  <w:color w:val="0070C0"/>
                  <w:sz w:val="18"/>
                  <w:szCs w:val="22"/>
                  <w:u w:val="single"/>
                  <w:lang w:eastAsia="en-US"/>
                </w:rPr>
                <w:t>https://servicetrust.microsoft.com/</w:t>
              </w:r>
            </w:hyperlink>
            <w:r w:rsidRPr="0023716C">
              <w:rPr>
                <w:rFonts w:eastAsia="Calibri" w:cs="Arial"/>
                <w:sz w:val="18"/>
                <w:szCs w:val="22"/>
                <w:lang w:eastAsia="en-US"/>
              </w:rPr>
              <w:t xml:space="preserve"> or another location identified by Microsoft. The Microsoft Audit Report will be Microsoft’s Confidential Information and will clearly disclose any material findings by the auditor. Microsoft will promptly remediate issues raised in any Microsoft Audit Report to the satisfaction of the auditor. If Customer requests, Microsoft will provide Customer with each Microsoft Audit Report. The Microsoft Audit Report will be subject to non-disclosure and distribution limitations of Microsoft and the auditor.</w:t>
            </w:r>
          </w:p>
          <w:p w14:paraId="4898B3EA" w14:textId="77777777" w:rsidR="007D5BC7" w:rsidRPr="0023716C" w:rsidRDefault="00660C28" w:rsidP="00345A8F">
            <w:pPr>
              <w:tabs>
                <w:tab w:val="left" w:pos="158"/>
              </w:tabs>
              <w:spacing w:after="120"/>
              <w:ind w:left="158"/>
              <w:rPr>
                <w:rFonts w:eastAsia="Calibri" w:cs="Arial"/>
                <w:sz w:val="18"/>
                <w:szCs w:val="22"/>
                <w:lang w:eastAsia="en-US"/>
              </w:rPr>
            </w:pPr>
            <w:r w:rsidRPr="0023716C">
              <w:rPr>
                <w:rFonts w:eastAsia="Calibri" w:cs="Arial"/>
                <w:sz w:val="18"/>
                <w:szCs w:val="22"/>
                <w:lang w:eastAsia="en-US"/>
              </w:rPr>
              <w:t xml:space="preserve">To the extent Customer’s audit requirements under the Data Protection Requirements cannot reasonably be satisfied through audit reports, documentation or compliance information Microsoft makes generally available to its customers, Microsoft will promptly respond to Customer’s additional audit instructions. Before the commencement of an audit, Customer and Microsoft will mutually agree upon the scope, timing, duration, control and evidence requirements, and fees for the audit, provided that this requirement to agree will not permit Microsoft to unreasonably delay performance of the audit. To the extent needed to perform the audit, Microsoft will make the processing systems, facilities and supporting documentation relevant to the processing of Customer Data, Professional Services Data, and Personal Data by Microsoft, its Affiliates, and its </w:t>
            </w:r>
            <w:proofErr w:type="spellStart"/>
            <w:r w:rsidRPr="0023716C">
              <w:rPr>
                <w:rFonts w:eastAsia="Calibri" w:cs="Arial"/>
                <w:sz w:val="18"/>
                <w:szCs w:val="22"/>
                <w:lang w:eastAsia="en-US"/>
              </w:rPr>
              <w:t>Subprocessors</w:t>
            </w:r>
            <w:proofErr w:type="spellEnd"/>
            <w:r w:rsidRPr="0023716C">
              <w:rPr>
                <w:rFonts w:eastAsia="Calibri" w:cs="Arial"/>
                <w:sz w:val="18"/>
                <w:szCs w:val="22"/>
                <w:lang w:eastAsia="en-US"/>
              </w:rPr>
              <w:t xml:space="preserve"> available. Such an audit will be conducted by an independent, accredited third-party audit firm, during regular business hours, with reasonable advance notice to Microsoft, and subject to reasonable confidentiality procedures. Neither Customer nor the auditor shall have access to any data from Microsoft’s other customers or to Microsoft systems or facilities not involved in providing the applicable Products and Services. Customer is responsible for all costs and fees related to such audit, including all reasonable costs and fees for </w:t>
            </w:r>
            <w:proofErr w:type="gramStart"/>
            <w:r w:rsidRPr="0023716C">
              <w:rPr>
                <w:rFonts w:eastAsia="Calibri" w:cs="Arial"/>
                <w:sz w:val="18"/>
                <w:szCs w:val="22"/>
                <w:lang w:eastAsia="en-US"/>
              </w:rPr>
              <w:t>any and all</w:t>
            </w:r>
            <w:proofErr w:type="gramEnd"/>
            <w:r w:rsidRPr="0023716C">
              <w:rPr>
                <w:rFonts w:eastAsia="Calibri" w:cs="Arial"/>
                <w:sz w:val="18"/>
                <w:szCs w:val="22"/>
                <w:lang w:eastAsia="en-US"/>
              </w:rPr>
              <w:t xml:space="preserve"> time Microsoft expends for any such audit, in addition to the rates for services performed by Microsoft. If the audit report generated </w:t>
            </w:r>
            <w:proofErr w:type="gramStart"/>
            <w:r w:rsidRPr="0023716C">
              <w:rPr>
                <w:rFonts w:eastAsia="Calibri" w:cs="Arial"/>
                <w:sz w:val="18"/>
                <w:szCs w:val="22"/>
                <w:lang w:eastAsia="en-US"/>
              </w:rPr>
              <w:t>as a result of</w:t>
            </w:r>
            <w:proofErr w:type="gramEnd"/>
            <w:r w:rsidRPr="0023716C">
              <w:rPr>
                <w:rFonts w:eastAsia="Calibri" w:cs="Arial"/>
                <w:sz w:val="18"/>
                <w:szCs w:val="22"/>
                <w:lang w:eastAsia="en-US"/>
              </w:rPr>
              <w:t xml:space="preserve"> Customer’s audit includes any finding of material non-compliance, Customer shall share such </w:t>
            </w:r>
            <w:proofErr w:type="gramStart"/>
            <w:r w:rsidRPr="0023716C">
              <w:rPr>
                <w:rFonts w:eastAsia="Calibri" w:cs="Arial"/>
                <w:sz w:val="18"/>
                <w:szCs w:val="22"/>
                <w:lang w:eastAsia="en-US"/>
              </w:rPr>
              <w:t>audit</w:t>
            </w:r>
            <w:proofErr w:type="gramEnd"/>
            <w:r w:rsidRPr="0023716C">
              <w:rPr>
                <w:rFonts w:eastAsia="Calibri" w:cs="Arial"/>
                <w:sz w:val="18"/>
                <w:szCs w:val="22"/>
                <w:lang w:eastAsia="en-US"/>
              </w:rPr>
              <w:t xml:space="preserve"> report with Microsoft and Microsoft shall promptly cure any material non-compliance.</w:t>
            </w:r>
          </w:p>
          <w:p w14:paraId="253AEB41" w14:textId="77777777" w:rsidR="007D5BC7" w:rsidRPr="00312011" w:rsidRDefault="00660C28" w:rsidP="00345A8F">
            <w:pPr>
              <w:tabs>
                <w:tab w:val="left" w:pos="158"/>
              </w:tabs>
              <w:spacing w:after="120"/>
              <w:ind w:left="158"/>
              <w:rPr>
                <w:rFonts w:eastAsia="Calibri" w:cs="Arial"/>
                <w:sz w:val="18"/>
                <w:szCs w:val="22"/>
                <w:lang w:eastAsia="en-US"/>
              </w:rPr>
            </w:pPr>
            <w:r w:rsidRPr="0023716C">
              <w:rPr>
                <w:rFonts w:eastAsia="Calibri" w:cs="Arial"/>
                <w:sz w:val="18"/>
                <w:szCs w:val="22"/>
                <w:lang w:eastAsia="en-US"/>
              </w:rPr>
              <w:t>Nothing in this section of the DPA varies or modifies the GDPR Terms or affects any supervisory authority’s or data subject’s rights under the Data Protection Requirements. Microsoft Corporation is an intended third-party beneficiary of this section.</w:t>
            </w:r>
          </w:p>
        </w:tc>
        <w:tc>
          <w:tcPr>
            <w:tcW w:w="7470" w:type="dxa"/>
          </w:tcPr>
          <w:p w14:paraId="605FEEE2" w14:textId="77777777" w:rsidR="007D5BC7" w:rsidRDefault="00660C28" w:rsidP="00345A8F">
            <w:pPr>
              <w:rPr>
                <w:sz w:val="18"/>
                <w:szCs w:val="18"/>
              </w:rPr>
            </w:pPr>
            <w:r w:rsidRPr="00F829FD">
              <w:rPr>
                <w:sz w:val="18"/>
                <w:szCs w:val="18"/>
              </w:rPr>
              <w:t xml:space="preserve">Regulators </w:t>
            </w:r>
            <w:r w:rsidR="008A2238">
              <w:rPr>
                <w:sz w:val="18"/>
                <w:szCs w:val="18"/>
              </w:rPr>
              <w:t xml:space="preserve">of an FS Entity </w:t>
            </w:r>
            <w:r w:rsidRPr="00F829FD">
              <w:rPr>
                <w:sz w:val="18"/>
                <w:szCs w:val="18"/>
              </w:rPr>
              <w:t>have an unrestricted right to examine or audit the Online Services and Important Providers.</w:t>
            </w:r>
            <w:r>
              <w:rPr>
                <w:sz w:val="18"/>
                <w:szCs w:val="18"/>
              </w:rPr>
              <w:t xml:space="preserve"> </w:t>
            </w:r>
            <w:r w:rsidRPr="00F829FD">
              <w:rPr>
                <w:sz w:val="18"/>
                <w:szCs w:val="18"/>
              </w:rPr>
              <w:t>(</w:t>
            </w:r>
            <w:r>
              <w:rPr>
                <w:sz w:val="18"/>
                <w:szCs w:val="18"/>
              </w:rPr>
              <w:t>M</w:t>
            </w:r>
            <w:r w:rsidR="00114026">
              <w:rPr>
                <w:sz w:val="18"/>
                <w:szCs w:val="18"/>
              </w:rPr>
              <w:t>850</w:t>
            </w:r>
            <w:r>
              <w:rPr>
                <w:sz w:val="18"/>
                <w:szCs w:val="18"/>
              </w:rPr>
              <w:t xml:space="preserve">, 3(a); DORA </w:t>
            </w:r>
            <w:r w:rsidR="007C7EEB">
              <w:rPr>
                <w:sz w:val="18"/>
                <w:szCs w:val="18"/>
              </w:rPr>
              <w:t>Supplement</w:t>
            </w:r>
            <w:r>
              <w:rPr>
                <w:sz w:val="18"/>
                <w:szCs w:val="18"/>
              </w:rPr>
              <w:t xml:space="preserve">, </w:t>
            </w:r>
            <w:r w:rsidR="007C7EEB">
              <w:rPr>
                <w:sz w:val="18"/>
                <w:szCs w:val="18"/>
              </w:rPr>
              <w:t>6</w:t>
            </w:r>
            <w:r w:rsidRPr="00F829FD">
              <w:rPr>
                <w:sz w:val="18"/>
                <w:szCs w:val="18"/>
              </w:rPr>
              <w:t>.</w:t>
            </w:r>
            <w:r w:rsidR="007C7EEB">
              <w:rPr>
                <w:sz w:val="18"/>
                <w:szCs w:val="18"/>
              </w:rPr>
              <w:t>2</w:t>
            </w:r>
            <w:r w:rsidRPr="00F829FD">
              <w:rPr>
                <w:sz w:val="18"/>
                <w:szCs w:val="18"/>
              </w:rPr>
              <w:t>)</w:t>
            </w:r>
            <w:r>
              <w:rPr>
                <w:sz w:val="18"/>
                <w:szCs w:val="18"/>
              </w:rPr>
              <w:t>.</w:t>
            </w:r>
          </w:p>
          <w:p w14:paraId="5B5C3EDF" w14:textId="77777777" w:rsidR="007D5BC7" w:rsidRPr="00722D12" w:rsidRDefault="00660C28" w:rsidP="00345A8F">
            <w:pPr>
              <w:spacing w:before="120" w:after="120"/>
              <w:rPr>
                <w:sz w:val="18"/>
                <w:szCs w:val="18"/>
              </w:rPr>
            </w:pPr>
            <w:proofErr w:type="gramStart"/>
            <w:r w:rsidRPr="000E334B">
              <w:rPr>
                <w:sz w:val="18"/>
                <w:szCs w:val="18"/>
              </w:rPr>
              <w:t>Customer</w:t>
            </w:r>
            <w:proofErr w:type="gramEnd"/>
            <w:r w:rsidRPr="000E334B">
              <w:rPr>
                <w:sz w:val="18"/>
                <w:szCs w:val="18"/>
              </w:rPr>
              <w:t xml:space="preserve"> have unrestricted </w:t>
            </w:r>
            <w:r>
              <w:rPr>
                <w:sz w:val="18"/>
                <w:szCs w:val="18"/>
              </w:rPr>
              <w:t xml:space="preserve">inspection and audit rights </w:t>
            </w:r>
            <w:r w:rsidRPr="00722D12">
              <w:rPr>
                <w:sz w:val="18"/>
                <w:szCs w:val="18"/>
              </w:rPr>
              <w:t xml:space="preserve">to access information to ensure that: </w:t>
            </w:r>
          </w:p>
          <w:p w14:paraId="7CE4EAFE" w14:textId="77777777" w:rsidR="007D5BC7" w:rsidRPr="004C0163" w:rsidRDefault="00660C28" w:rsidP="0063537B">
            <w:pPr>
              <w:pStyle w:val="ListParagraph"/>
              <w:numPr>
                <w:ilvl w:val="0"/>
                <w:numId w:val="4"/>
              </w:numPr>
              <w:ind w:left="339" w:hanging="270"/>
              <w:rPr>
                <w:sz w:val="18"/>
                <w:szCs w:val="18"/>
              </w:rPr>
            </w:pPr>
            <w:proofErr w:type="gramStart"/>
            <w:r w:rsidRPr="00203304">
              <w:rPr>
                <w:sz w:val="18"/>
                <w:szCs w:val="18"/>
              </w:rPr>
              <w:t>The Online</w:t>
            </w:r>
            <w:proofErr w:type="gramEnd"/>
            <w:r w:rsidRPr="00203304">
              <w:rPr>
                <w:sz w:val="18"/>
                <w:szCs w:val="18"/>
              </w:rPr>
              <w:t xml:space="preserve"> </w:t>
            </w:r>
            <w:r w:rsidRPr="004C0163">
              <w:rPr>
                <w:sz w:val="18"/>
                <w:szCs w:val="18"/>
              </w:rPr>
              <w:t xml:space="preserve">Services comply with the Product Terms, the DPA, and this </w:t>
            </w:r>
            <w:proofErr w:type="gramStart"/>
            <w:r w:rsidRPr="004C0163">
              <w:rPr>
                <w:sz w:val="18"/>
                <w:szCs w:val="18"/>
              </w:rPr>
              <w:t>Amendment;</w:t>
            </w:r>
            <w:proofErr w:type="gramEnd"/>
          </w:p>
          <w:p w14:paraId="75180762" w14:textId="77777777" w:rsidR="007D5BC7" w:rsidRPr="004C0163" w:rsidRDefault="00660C28" w:rsidP="0063537B">
            <w:pPr>
              <w:pStyle w:val="ListParagraph"/>
              <w:numPr>
                <w:ilvl w:val="0"/>
                <w:numId w:val="4"/>
              </w:numPr>
              <w:ind w:left="339" w:hanging="270"/>
              <w:rPr>
                <w:sz w:val="18"/>
                <w:szCs w:val="18"/>
              </w:rPr>
            </w:pPr>
            <w:r w:rsidRPr="004C0163">
              <w:rPr>
                <w:sz w:val="18"/>
                <w:szCs w:val="18"/>
              </w:rPr>
              <w:t xml:space="preserve">The Service Level Agreements are being </w:t>
            </w:r>
            <w:proofErr w:type="gramStart"/>
            <w:r w:rsidRPr="004C0163">
              <w:rPr>
                <w:sz w:val="18"/>
                <w:szCs w:val="18"/>
              </w:rPr>
              <w:t>met;</w:t>
            </w:r>
            <w:proofErr w:type="gramEnd"/>
            <w:r w:rsidRPr="004C0163">
              <w:rPr>
                <w:sz w:val="18"/>
                <w:szCs w:val="18"/>
              </w:rPr>
              <w:t xml:space="preserve"> </w:t>
            </w:r>
          </w:p>
          <w:p w14:paraId="35E03735" w14:textId="77777777" w:rsidR="007D5BC7" w:rsidRPr="004C0163" w:rsidRDefault="00660C28" w:rsidP="0063537B">
            <w:pPr>
              <w:pStyle w:val="ListParagraph"/>
              <w:numPr>
                <w:ilvl w:val="0"/>
                <w:numId w:val="4"/>
              </w:numPr>
              <w:ind w:left="339" w:hanging="270"/>
              <w:rPr>
                <w:sz w:val="18"/>
                <w:szCs w:val="18"/>
              </w:rPr>
            </w:pPr>
            <w:r w:rsidRPr="004C0163">
              <w:rPr>
                <w:sz w:val="18"/>
                <w:szCs w:val="18"/>
              </w:rPr>
              <w:t>The integrity</w:t>
            </w:r>
            <w:r w:rsidR="00241C6F">
              <w:rPr>
                <w:sz w:val="18"/>
                <w:szCs w:val="18"/>
              </w:rPr>
              <w:t xml:space="preserve"> </w:t>
            </w:r>
            <w:r w:rsidRPr="004C0163">
              <w:rPr>
                <w:sz w:val="18"/>
                <w:szCs w:val="18"/>
              </w:rPr>
              <w:t xml:space="preserve">and confidentiality of Customer Data are protected; and </w:t>
            </w:r>
          </w:p>
          <w:p w14:paraId="75B2C8CA" w14:textId="77777777" w:rsidR="007D5BC7" w:rsidRPr="00F97833" w:rsidRDefault="00660C28" w:rsidP="0063537B">
            <w:pPr>
              <w:pStyle w:val="ListParagraph"/>
              <w:numPr>
                <w:ilvl w:val="0"/>
                <w:numId w:val="4"/>
              </w:numPr>
              <w:spacing w:after="120"/>
              <w:ind w:left="346" w:hanging="274"/>
              <w:contextualSpacing w:val="0"/>
              <w:rPr>
                <w:sz w:val="18"/>
                <w:szCs w:val="18"/>
              </w:rPr>
            </w:pPr>
            <w:r w:rsidRPr="00203304">
              <w:rPr>
                <w:sz w:val="18"/>
                <w:szCs w:val="18"/>
              </w:rPr>
              <w:t xml:space="preserve">The Online Services are secure. </w:t>
            </w:r>
            <w:r>
              <w:rPr>
                <w:sz w:val="18"/>
                <w:szCs w:val="18"/>
              </w:rPr>
              <w:br/>
              <w:t>(M</w:t>
            </w:r>
            <w:r w:rsidR="00114026">
              <w:rPr>
                <w:sz w:val="18"/>
                <w:szCs w:val="18"/>
              </w:rPr>
              <w:t>850</w:t>
            </w:r>
            <w:r>
              <w:rPr>
                <w:sz w:val="18"/>
                <w:szCs w:val="18"/>
              </w:rPr>
              <w:t>, 4(a)-(b)).</w:t>
            </w:r>
          </w:p>
          <w:p w14:paraId="66CDD3BC" w14:textId="77777777" w:rsidR="007D5BC7" w:rsidRPr="00F829FD" w:rsidRDefault="00660C28" w:rsidP="00345A8F">
            <w:pPr>
              <w:rPr>
                <w:b/>
                <w:bCs/>
                <w:sz w:val="18"/>
                <w:szCs w:val="18"/>
              </w:rPr>
            </w:pPr>
            <w:r w:rsidRPr="00F829FD">
              <w:rPr>
                <w:sz w:val="18"/>
                <w:szCs w:val="18"/>
              </w:rPr>
              <w:t>Th</w:t>
            </w:r>
            <w:r>
              <w:rPr>
                <w:sz w:val="18"/>
                <w:szCs w:val="18"/>
              </w:rPr>
              <w:t>is</w:t>
            </w:r>
            <w:r w:rsidRPr="00F829FD">
              <w:rPr>
                <w:sz w:val="18"/>
                <w:szCs w:val="18"/>
              </w:rPr>
              <w:t xml:space="preserve"> Customer Audit will be conducted in accordance with </w:t>
            </w:r>
            <w:r>
              <w:rPr>
                <w:sz w:val="18"/>
                <w:szCs w:val="18"/>
              </w:rPr>
              <w:t>the customer audit procedures set forth in M</w:t>
            </w:r>
            <w:r w:rsidR="00114026">
              <w:rPr>
                <w:sz w:val="18"/>
                <w:szCs w:val="18"/>
              </w:rPr>
              <w:t>850</w:t>
            </w:r>
            <w:r>
              <w:rPr>
                <w:sz w:val="18"/>
                <w:szCs w:val="18"/>
              </w:rPr>
              <w:t xml:space="preserve"> Section 4(c)</w:t>
            </w:r>
            <w:r w:rsidR="00E24A59">
              <w:rPr>
                <w:sz w:val="18"/>
                <w:szCs w:val="18"/>
              </w:rPr>
              <w:t>.</w:t>
            </w:r>
            <w:r w:rsidRPr="00F829FD">
              <w:rPr>
                <w:sz w:val="18"/>
                <w:szCs w:val="18"/>
              </w:rPr>
              <w:t xml:space="preserve"> (</w:t>
            </w:r>
            <w:r>
              <w:rPr>
                <w:sz w:val="18"/>
                <w:szCs w:val="18"/>
              </w:rPr>
              <w:t>M</w:t>
            </w:r>
            <w:r w:rsidR="00AC5234">
              <w:rPr>
                <w:sz w:val="18"/>
                <w:szCs w:val="18"/>
              </w:rPr>
              <w:t>850</w:t>
            </w:r>
            <w:r>
              <w:rPr>
                <w:sz w:val="18"/>
                <w:szCs w:val="18"/>
              </w:rPr>
              <w:t xml:space="preserve">, </w:t>
            </w:r>
            <w:r w:rsidRPr="00F829FD">
              <w:rPr>
                <w:sz w:val="18"/>
                <w:szCs w:val="18"/>
              </w:rPr>
              <w:t>4</w:t>
            </w:r>
            <w:r w:rsidR="006109B3">
              <w:rPr>
                <w:sz w:val="18"/>
                <w:szCs w:val="18"/>
              </w:rPr>
              <w:t>(c)</w:t>
            </w:r>
            <w:r w:rsidRPr="00F829FD">
              <w:rPr>
                <w:sz w:val="18"/>
                <w:szCs w:val="18"/>
              </w:rPr>
              <w:t>)</w:t>
            </w:r>
            <w:r>
              <w:rPr>
                <w:sz w:val="18"/>
                <w:szCs w:val="18"/>
              </w:rPr>
              <w:t>.</w:t>
            </w:r>
          </w:p>
          <w:p w14:paraId="0140B1EF" w14:textId="77777777" w:rsidR="007D5BC7" w:rsidRPr="00017198" w:rsidRDefault="007D5BC7" w:rsidP="00345A8F">
            <w:pPr>
              <w:rPr>
                <w:b/>
                <w:bCs/>
                <w:sz w:val="18"/>
                <w:szCs w:val="18"/>
              </w:rPr>
            </w:pPr>
          </w:p>
          <w:p w14:paraId="29F6E11D" w14:textId="77777777" w:rsidR="007D5BC7" w:rsidRPr="003F7B4B" w:rsidRDefault="00660C28" w:rsidP="00345A8F">
            <w:pPr>
              <w:rPr>
                <w:b/>
                <w:bCs/>
                <w:sz w:val="18"/>
                <w:szCs w:val="18"/>
              </w:rPr>
            </w:pPr>
            <w:r w:rsidRPr="003F7B4B">
              <w:rPr>
                <w:sz w:val="18"/>
                <w:szCs w:val="18"/>
              </w:rPr>
              <w:t xml:space="preserve">Microsoft will audit the security of the computers, computing environment, and physical data centers it uses in processing Customer Data. Each audit produces </w:t>
            </w:r>
            <w:proofErr w:type="gramStart"/>
            <w:r w:rsidRPr="003F7B4B">
              <w:rPr>
                <w:sz w:val="18"/>
                <w:szCs w:val="18"/>
              </w:rPr>
              <w:t>an</w:t>
            </w:r>
            <w:proofErr w:type="gramEnd"/>
            <w:r w:rsidRPr="003F7B4B">
              <w:rPr>
                <w:sz w:val="18"/>
                <w:szCs w:val="18"/>
              </w:rPr>
              <w:t xml:space="preserve"> Microsoft Audit Report that is available to Customer</w:t>
            </w:r>
            <w:r w:rsidR="00E24A59">
              <w:rPr>
                <w:sz w:val="18"/>
                <w:szCs w:val="18"/>
              </w:rPr>
              <w:t>.</w:t>
            </w:r>
            <w:r>
              <w:rPr>
                <w:sz w:val="18"/>
                <w:szCs w:val="18"/>
              </w:rPr>
              <w:t xml:space="preserve"> </w:t>
            </w:r>
            <w:r w:rsidRPr="003F7B4B">
              <w:rPr>
                <w:sz w:val="18"/>
                <w:szCs w:val="18"/>
              </w:rPr>
              <w:t>(M</w:t>
            </w:r>
            <w:r w:rsidR="00AC5234">
              <w:rPr>
                <w:sz w:val="18"/>
                <w:szCs w:val="18"/>
              </w:rPr>
              <w:t>850</w:t>
            </w:r>
            <w:r w:rsidRPr="003F7B4B">
              <w:rPr>
                <w:sz w:val="18"/>
                <w:szCs w:val="18"/>
              </w:rPr>
              <w:t>, 2(c))</w:t>
            </w:r>
            <w:r>
              <w:rPr>
                <w:sz w:val="18"/>
                <w:szCs w:val="18"/>
              </w:rPr>
              <w:t>. The scope and procedure for this audit is set forth in the DPA</w:t>
            </w:r>
            <w:r w:rsidR="00E24A59">
              <w:rPr>
                <w:sz w:val="18"/>
                <w:szCs w:val="18"/>
              </w:rPr>
              <w:t>.</w:t>
            </w:r>
            <w:r>
              <w:rPr>
                <w:sz w:val="18"/>
                <w:szCs w:val="18"/>
              </w:rPr>
              <w:t xml:space="preserve"> (DPA, Auditing Compliance). </w:t>
            </w:r>
          </w:p>
          <w:p w14:paraId="7F26CD5B" w14:textId="77777777" w:rsidR="007D5BC7" w:rsidRPr="00315479" w:rsidRDefault="007D5BC7" w:rsidP="00345A8F">
            <w:pPr>
              <w:rPr>
                <w:sz w:val="18"/>
                <w:szCs w:val="18"/>
              </w:rPr>
            </w:pPr>
          </w:p>
        </w:tc>
      </w:tr>
      <w:tr w:rsidR="000B722B" w14:paraId="629F2790" w14:textId="77777777" w:rsidTr="007F64A9">
        <w:trPr>
          <w:trHeight w:val="300"/>
        </w:trPr>
        <w:tc>
          <w:tcPr>
            <w:tcW w:w="535" w:type="dxa"/>
            <w:shd w:val="clear" w:color="auto" w:fill="E8E8E8" w:themeFill="background2"/>
          </w:tcPr>
          <w:p w14:paraId="5399D113" w14:textId="77777777" w:rsidR="007D5BC7" w:rsidRPr="00DB3C0F" w:rsidRDefault="007D5BC7" w:rsidP="0063537B">
            <w:pPr>
              <w:pStyle w:val="ListParagraph"/>
              <w:numPr>
                <w:ilvl w:val="0"/>
                <w:numId w:val="12"/>
              </w:numPr>
              <w:ind w:left="420"/>
              <w:rPr>
                <w:b/>
                <w:bCs/>
                <w:sz w:val="18"/>
                <w:szCs w:val="18"/>
              </w:rPr>
            </w:pPr>
          </w:p>
        </w:tc>
        <w:tc>
          <w:tcPr>
            <w:tcW w:w="1486" w:type="dxa"/>
          </w:tcPr>
          <w:p w14:paraId="4EF69A92" w14:textId="77777777" w:rsidR="007D5BC7" w:rsidRPr="00055F95" w:rsidRDefault="00660C28" w:rsidP="00345A8F">
            <w:pPr>
              <w:rPr>
                <w:sz w:val="18"/>
                <w:szCs w:val="18"/>
              </w:rPr>
            </w:pPr>
            <w:r w:rsidRPr="00055F95">
              <w:rPr>
                <w:sz w:val="18"/>
                <w:szCs w:val="18"/>
              </w:rPr>
              <w:t>Art 30(3)(</w:t>
            </w:r>
            <w:r>
              <w:rPr>
                <w:sz w:val="18"/>
                <w:szCs w:val="18"/>
              </w:rPr>
              <w:t>f)</w:t>
            </w:r>
          </w:p>
        </w:tc>
        <w:tc>
          <w:tcPr>
            <w:tcW w:w="3734" w:type="dxa"/>
          </w:tcPr>
          <w:p w14:paraId="6594B69E" w14:textId="77777777" w:rsidR="007D5BC7" w:rsidRDefault="00660C28"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152EB49A" w14:textId="77777777" w:rsidR="007D5BC7" w:rsidRDefault="007D5BC7" w:rsidP="00345A8F">
            <w:pPr>
              <w:rPr>
                <w:rFonts w:eastAsia="Times New Roman" w:cs="EUAlbertina"/>
                <w:color w:val="000000"/>
                <w:sz w:val="18"/>
                <w:szCs w:val="18"/>
                <w:lang w:val="x-none"/>
              </w:rPr>
            </w:pPr>
          </w:p>
          <w:p w14:paraId="3BD32C52" w14:textId="77777777" w:rsidR="007D5BC7" w:rsidRDefault="00660C28" w:rsidP="00345A8F">
            <w:pPr>
              <w:spacing w:after="120"/>
              <w:rPr>
                <w:sz w:val="18"/>
                <w:szCs w:val="18"/>
              </w:rPr>
            </w:pPr>
            <w:r>
              <w:rPr>
                <w:sz w:val="18"/>
                <w:szCs w:val="18"/>
              </w:rPr>
              <w:t>(f)</w:t>
            </w:r>
            <w:r>
              <w:t xml:space="preserve"> </w:t>
            </w:r>
            <w:r w:rsidRPr="0092635D">
              <w:rPr>
                <w:sz w:val="18"/>
                <w:szCs w:val="18"/>
              </w:rPr>
              <w:t>exit strategies, in particular the establishment of a mandatory adequate transition period</w:t>
            </w:r>
            <w:r>
              <w:rPr>
                <w:sz w:val="18"/>
                <w:szCs w:val="18"/>
              </w:rPr>
              <w:t xml:space="preserve">: </w:t>
            </w:r>
          </w:p>
          <w:p w14:paraId="2F581E5B" w14:textId="77777777" w:rsidR="007D5BC7" w:rsidRDefault="00660C28" w:rsidP="00345A8F">
            <w:pPr>
              <w:spacing w:after="120"/>
              <w:rPr>
                <w:sz w:val="18"/>
                <w:szCs w:val="18"/>
              </w:rPr>
            </w:pPr>
            <w:proofErr w:type="gramStart"/>
            <w:r>
              <w:rPr>
                <w:sz w:val="18"/>
                <w:szCs w:val="18"/>
              </w:rPr>
              <w:t xml:space="preserve">(i) </w:t>
            </w:r>
            <w:r w:rsidRPr="00C800F0">
              <w:rPr>
                <w:sz w:val="18"/>
                <w:szCs w:val="18"/>
              </w:rPr>
              <w:t>during</w:t>
            </w:r>
            <w:proofErr w:type="gramEnd"/>
            <w:r w:rsidRPr="00C800F0">
              <w:rPr>
                <w:sz w:val="18"/>
                <w:szCs w:val="18"/>
              </w:rPr>
              <w:t xml:space="preserve"> which the ICT third-party service provider will continue providing the respective functions, or ICT services,</w:t>
            </w:r>
            <w:r>
              <w:rPr>
                <w:sz w:val="18"/>
                <w:szCs w:val="18"/>
              </w:rPr>
              <w:t xml:space="preserve"> </w:t>
            </w:r>
            <w:r w:rsidRPr="00C800F0">
              <w:rPr>
                <w:sz w:val="18"/>
                <w:szCs w:val="18"/>
              </w:rPr>
              <w:t>with a view to reducing the risk of disruption at the financial entity or to ensure its effective resolution and</w:t>
            </w:r>
            <w:r>
              <w:rPr>
                <w:sz w:val="18"/>
                <w:szCs w:val="18"/>
              </w:rPr>
              <w:t xml:space="preserve"> </w:t>
            </w:r>
            <w:r w:rsidRPr="00C800F0">
              <w:rPr>
                <w:sz w:val="18"/>
                <w:szCs w:val="18"/>
              </w:rPr>
              <w:t>restructuring</w:t>
            </w:r>
            <w:r>
              <w:rPr>
                <w:sz w:val="18"/>
                <w:szCs w:val="18"/>
              </w:rPr>
              <w:t>.</w:t>
            </w:r>
          </w:p>
          <w:p w14:paraId="6291575B" w14:textId="77777777" w:rsidR="007D5BC7" w:rsidRDefault="00660C28" w:rsidP="00345A8F">
            <w:pPr>
              <w:spacing w:after="120"/>
              <w:rPr>
                <w:sz w:val="18"/>
                <w:szCs w:val="18"/>
              </w:rPr>
            </w:pPr>
            <w:r>
              <w:rPr>
                <w:sz w:val="18"/>
                <w:szCs w:val="18"/>
              </w:rPr>
              <w:t xml:space="preserve">(ii) </w:t>
            </w:r>
            <w:r w:rsidRPr="00E544C0">
              <w:rPr>
                <w:sz w:val="18"/>
                <w:szCs w:val="18"/>
              </w:rPr>
              <w:t>allowing the financial entity to migrate to another ICT third-party service provider or change to in-house solutions</w:t>
            </w:r>
            <w:r>
              <w:rPr>
                <w:sz w:val="18"/>
                <w:szCs w:val="18"/>
              </w:rPr>
              <w:t xml:space="preserve"> </w:t>
            </w:r>
            <w:r w:rsidRPr="00E544C0">
              <w:rPr>
                <w:sz w:val="18"/>
                <w:szCs w:val="18"/>
              </w:rPr>
              <w:t>consistent with the complexity of the service provided.</w:t>
            </w:r>
          </w:p>
        </w:tc>
        <w:tc>
          <w:tcPr>
            <w:tcW w:w="1710" w:type="dxa"/>
          </w:tcPr>
          <w:p w14:paraId="7CD13724" w14:textId="77777777" w:rsidR="007D5BC7" w:rsidRPr="00430D15" w:rsidRDefault="00660C28" w:rsidP="00345A8F">
            <w:pPr>
              <w:rPr>
                <w:sz w:val="18"/>
                <w:szCs w:val="18"/>
              </w:rPr>
            </w:pPr>
            <w:r>
              <w:rPr>
                <w:sz w:val="18"/>
                <w:szCs w:val="18"/>
              </w:rPr>
              <w:t>- M</w:t>
            </w:r>
            <w:r w:rsidR="00030FA2">
              <w:rPr>
                <w:sz w:val="18"/>
                <w:szCs w:val="18"/>
              </w:rPr>
              <w:t>850</w:t>
            </w:r>
          </w:p>
        </w:tc>
        <w:tc>
          <w:tcPr>
            <w:tcW w:w="7650" w:type="dxa"/>
          </w:tcPr>
          <w:p w14:paraId="013D4E4D" w14:textId="77777777" w:rsidR="007D5BC7" w:rsidRDefault="00660C28" w:rsidP="00BC77AA">
            <w:pPr>
              <w:rPr>
                <w:b/>
                <w:bCs/>
                <w:sz w:val="18"/>
                <w:szCs w:val="18"/>
              </w:rPr>
            </w:pPr>
            <w:r w:rsidRPr="00F91B9F">
              <w:rPr>
                <w:b/>
                <w:bCs/>
                <w:sz w:val="18"/>
                <w:szCs w:val="18"/>
              </w:rPr>
              <w:t>M</w:t>
            </w:r>
            <w:r w:rsidR="00030FA2">
              <w:rPr>
                <w:b/>
                <w:bCs/>
                <w:sz w:val="18"/>
                <w:szCs w:val="18"/>
              </w:rPr>
              <w:t>850</w:t>
            </w:r>
            <w:r w:rsidRPr="00F91B9F">
              <w:rPr>
                <w:b/>
                <w:bCs/>
                <w:sz w:val="18"/>
                <w:szCs w:val="18"/>
              </w:rPr>
              <w:t>:</w:t>
            </w:r>
          </w:p>
          <w:p w14:paraId="27F19AF1" w14:textId="77777777" w:rsidR="007D5BC7" w:rsidRPr="004E1FE6" w:rsidRDefault="00660C28" w:rsidP="00682B8F">
            <w:pPr>
              <w:ind w:left="183"/>
              <w:rPr>
                <w:sz w:val="18"/>
                <w:szCs w:val="18"/>
                <w:u w:val="single"/>
              </w:rPr>
            </w:pPr>
            <w:r w:rsidRPr="004E1FE6">
              <w:rPr>
                <w:sz w:val="18"/>
                <w:szCs w:val="18"/>
                <w:u w:val="single"/>
              </w:rPr>
              <w:t>Section 8</w:t>
            </w:r>
          </w:p>
          <w:p w14:paraId="7AD1E784" w14:textId="77777777" w:rsidR="007D5BC7" w:rsidRPr="00EB6D74" w:rsidRDefault="00660C28" w:rsidP="00682B8F">
            <w:pPr>
              <w:ind w:left="183"/>
              <w:rPr>
                <w:sz w:val="18"/>
                <w:szCs w:val="18"/>
              </w:rPr>
            </w:pPr>
            <w:r w:rsidRPr="00EB6D74">
              <w:rPr>
                <w:sz w:val="18"/>
                <w:szCs w:val="18"/>
              </w:rPr>
              <w:t xml:space="preserve">Microsoft acknowledges that Customer may be required by </w:t>
            </w:r>
            <w:r w:rsidR="00B90DE5">
              <w:rPr>
                <w:sz w:val="18"/>
                <w:szCs w:val="18"/>
              </w:rPr>
              <w:t>a</w:t>
            </w:r>
            <w:r w:rsidRPr="00EB6D74">
              <w:rPr>
                <w:sz w:val="18"/>
                <w:szCs w:val="18"/>
              </w:rPr>
              <w:t xml:space="preserve"> Regulator or a national resolution authority</w:t>
            </w:r>
            <w:r w:rsidR="00B90DE5">
              <w:rPr>
                <w:sz w:val="18"/>
                <w:szCs w:val="18"/>
              </w:rPr>
              <w:t xml:space="preserve"> of its FS Entities</w:t>
            </w:r>
            <w:r w:rsidRPr="00EB6D74">
              <w:rPr>
                <w:sz w:val="18"/>
                <w:szCs w:val="18"/>
              </w:rPr>
              <w:t xml:space="preserve"> to ensure that it is able to continue to carry on its business in the event of (1) regulatory or other legal action impacting Customer or its </w:t>
            </w:r>
            <w:r w:rsidR="0006426F">
              <w:rPr>
                <w:sz w:val="18"/>
                <w:szCs w:val="18"/>
              </w:rPr>
              <w:t xml:space="preserve">FS Entities or </w:t>
            </w:r>
            <w:r w:rsidRPr="00EB6D74">
              <w:rPr>
                <w:sz w:val="18"/>
                <w:szCs w:val="18"/>
              </w:rPr>
              <w:t>Affiliates</w:t>
            </w:r>
            <w:r w:rsidR="0006426F">
              <w:rPr>
                <w:sz w:val="18"/>
                <w:szCs w:val="18"/>
              </w:rPr>
              <w:t xml:space="preserve"> of either</w:t>
            </w:r>
            <w:r w:rsidRPr="00EB6D74">
              <w:rPr>
                <w:sz w:val="18"/>
                <w:szCs w:val="18"/>
              </w:rPr>
              <w:t xml:space="preserve">; (2) termination or expiration of this Amendment; or (3) a natural disaster or some other similar emergency impacting Microsoft. Microsoft and Customer agree as follows: </w:t>
            </w:r>
          </w:p>
          <w:p w14:paraId="61ABA1BC" w14:textId="77777777" w:rsidR="007D5BC7" w:rsidRPr="00EB6D74" w:rsidRDefault="00660C28" w:rsidP="00682B8F">
            <w:pPr>
              <w:ind w:left="183"/>
              <w:rPr>
                <w:sz w:val="18"/>
                <w:szCs w:val="18"/>
              </w:rPr>
            </w:pPr>
            <w:r w:rsidRPr="00EB6D74">
              <w:rPr>
                <w:sz w:val="18"/>
                <w:szCs w:val="18"/>
              </w:rPr>
              <w:t>a.</w:t>
            </w:r>
            <w:r>
              <w:rPr>
                <w:sz w:val="18"/>
                <w:szCs w:val="18"/>
              </w:rPr>
              <w:t xml:space="preserve"> </w:t>
            </w:r>
            <w:r w:rsidRPr="00FD2219">
              <w:rPr>
                <w:b/>
                <w:bCs/>
                <w:sz w:val="18"/>
                <w:szCs w:val="18"/>
              </w:rPr>
              <w:t>Continuity after Intervention by Regulator</w:t>
            </w:r>
            <w:r w:rsidRPr="00EB6D74">
              <w:rPr>
                <w:sz w:val="18"/>
                <w:szCs w:val="18"/>
              </w:rPr>
              <w:t>. Upon intervention of Customer</w:t>
            </w:r>
            <w:r w:rsidR="00DD09FF">
              <w:rPr>
                <w:sz w:val="18"/>
                <w:szCs w:val="18"/>
              </w:rPr>
              <w:t xml:space="preserve"> or FS Entity</w:t>
            </w:r>
            <w:r w:rsidRPr="00EB6D74">
              <w:rPr>
                <w:sz w:val="18"/>
                <w:szCs w:val="18"/>
              </w:rPr>
              <w:t xml:space="preserve">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w:t>
            </w:r>
            <w:r w:rsidR="00DD09FF">
              <w:rPr>
                <w:sz w:val="18"/>
                <w:szCs w:val="18"/>
              </w:rPr>
              <w:t xml:space="preserve"> or FS Entity, as applicable</w:t>
            </w:r>
            <w:r w:rsidRPr="00EB6D74">
              <w:rPr>
                <w:sz w:val="18"/>
                <w:szCs w:val="18"/>
              </w:rPr>
              <w:t xml:space="preserve">, by ensuring that Regulator or national resolution authority has full administrator controls over the Online Services. </w:t>
            </w:r>
          </w:p>
          <w:p w14:paraId="10688563" w14:textId="77777777" w:rsidR="007D5BC7" w:rsidRPr="00EB6D74" w:rsidRDefault="00660C28" w:rsidP="00682B8F">
            <w:pPr>
              <w:ind w:left="183"/>
              <w:rPr>
                <w:sz w:val="18"/>
                <w:szCs w:val="18"/>
              </w:rPr>
            </w:pPr>
            <w:r w:rsidRPr="00EB6D74">
              <w:rPr>
                <w:sz w:val="18"/>
                <w:szCs w:val="18"/>
              </w:rPr>
              <w:t>b.</w:t>
            </w:r>
            <w:r>
              <w:rPr>
                <w:sz w:val="18"/>
                <w:szCs w:val="18"/>
              </w:rPr>
              <w:t xml:space="preserve"> </w:t>
            </w:r>
            <w:r w:rsidRPr="00FD2219">
              <w:rPr>
                <w:b/>
                <w:bCs/>
                <w:sz w:val="18"/>
                <w:szCs w:val="18"/>
              </w:rPr>
              <w:t>Continuity after Customer Transfer of Rights</w:t>
            </w:r>
            <w:r w:rsidRPr="00EB6D74">
              <w:rPr>
                <w:sz w:val="18"/>
                <w:szCs w:val="18"/>
              </w:rPr>
              <w:t xml:space="preserve">.  </w:t>
            </w:r>
          </w:p>
          <w:p w14:paraId="14D1E383" w14:textId="77777777" w:rsidR="007D5BC7" w:rsidRPr="00EB6D74" w:rsidRDefault="00660C28" w:rsidP="00682B8F">
            <w:pPr>
              <w:ind w:left="183"/>
              <w:rPr>
                <w:sz w:val="18"/>
                <w:szCs w:val="18"/>
              </w:rPr>
            </w:pPr>
            <w:r w:rsidRPr="00EB6D74">
              <w:rPr>
                <w:sz w:val="18"/>
                <w:szCs w:val="18"/>
              </w:rPr>
              <w:t>1.</w:t>
            </w:r>
            <w:r>
              <w:rPr>
                <w:sz w:val="18"/>
                <w:szCs w:val="18"/>
              </w:rPr>
              <w:t xml:space="preserve"> </w:t>
            </w:r>
            <w:r w:rsidRPr="00EB6D74">
              <w:rPr>
                <w:sz w:val="18"/>
                <w:szCs w:val="18"/>
              </w:rPr>
              <w:t>In the event of the insolvency, reorganization, liquidation or some other action impacting Customer</w:t>
            </w:r>
            <w:r w:rsidR="00DD09FF">
              <w:rPr>
                <w:sz w:val="18"/>
                <w:szCs w:val="18"/>
              </w:rPr>
              <w:t xml:space="preserve"> of its FS Entities</w:t>
            </w:r>
            <w:r w:rsidRPr="00EB6D74">
              <w:rPr>
                <w:sz w:val="18"/>
                <w:szCs w:val="18"/>
              </w:rPr>
              <w:t xml:space="preserve">, as provided by applicable law or regulation for the Financial Services industry (e.g., “too big to fail”, “recovery and resolution”, “special administration”, and similar regulations and actions), and to the extent required to maintain continuity of Microsoft’s provision of the Online Services purchased by Customer under the Enrollment, and if required, Microsoft will consent to Customer assigning, sublicensing or transferring its rights under the Enrollment to (A) one or more of its Affiliates, or (B) a third party that purchases or otherwise succeeds to any or all of the relevant business, assets or equity of Customer. In each case, the entity to which rights are transferred is the “Transferee,” and Transferee will have access to Customer Data through Microsoft’s standard processes and tools. </w:t>
            </w:r>
          </w:p>
          <w:p w14:paraId="5311C313" w14:textId="77777777" w:rsidR="007D5BC7" w:rsidRPr="00EB6D74" w:rsidRDefault="00660C28" w:rsidP="00682B8F">
            <w:pPr>
              <w:ind w:left="183"/>
              <w:rPr>
                <w:sz w:val="18"/>
                <w:szCs w:val="18"/>
              </w:rPr>
            </w:pPr>
            <w:r w:rsidRPr="00EB6D74">
              <w:rPr>
                <w:sz w:val="18"/>
                <w:szCs w:val="18"/>
              </w:rPr>
              <w:t>2.</w:t>
            </w:r>
            <w:r>
              <w:rPr>
                <w:sz w:val="18"/>
                <w:szCs w:val="18"/>
              </w:rPr>
              <w:t xml:space="preserve"> </w:t>
            </w:r>
            <w:r w:rsidRPr="00EB6D74">
              <w:rPr>
                <w:sz w:val="18"/>
                <w:szCs w:val="18"/>
              </w:rPr>
              <w:t xml:space="preserve">Subject to Section 8(b)(1) above, Microsoft will neither terminate the Enrollment nor suspend or delay the performance of its obligations under the Enrollment, subject to the following conditions: </w:t>
            </w:r>
          </w:p>
          <w:p w14:paraId="6B75895D" w14:textId="77777777" w:rsidR="007D5BC7" w:rsidRPr="00EB6D74" w:rsidRDefault="00660C28" w:rsidP="006109B3">
            <w:pPr>
              <w:ind w:left="720"/>
              <w:rPr>
                <w:sz w:val="18"/>
                <w:szCs w:val="18"/>
              </w:rPr>
            </w:pPr>
            <w:r>
              <w:rPr>
                <w:sz w:val="18"/>
                <w:szCs w:val="18"/>
              </w:rPr>
              <w:t>1</w:t>
            </w:r>
            <w:r w:rsidRPr="00EB6D74">
              <w:rPr>
                <w:sz w:val="18"/>
                <w:szCs w:val="18"/>
              </w:rPr>
              <w:t>.</w:t>
            </w:r>
            <w:r>
              <w:rPr>
                <w:sz w:val="18"/>
                <w:szCs w:val="18"/>
              </w:rPr>
              <w:t xml:space="preserve"> </w:t>
            </w:r>
            <w:r w:rsidRPr="00EB6D74">
              <w:rPr>
                <w:sz w:val="18"/>
                <w:szCs w:val="18"/>
              </w:rPr>
              <w:t xml:space="preserve">The Transferee (or Customer) must pay all fees and charges payable by Customer to Microsoft under the terms of the Enrollment for services provided before the transfer and through the renewal or replacement of the Enrollment.  </w:t>
            </w:r>
          </w:p>
          <w:p w14:paraId="1723B058" w14:textId="77777777" w:rsidR="007D5BC7" w:rsidRPr="00EB6D74" w:rsidRDefault="00660C28" w:rsidP="006109B3">
            <w:pPr>
              <w:ind w:left="720"/>
              <w:rPr>
                <w:sz w:val="18"/>
                <w:szCs w:val="18"/>
              </w:rPr>
            </w:pPr>
            <w:r>
              <w:rPr>
                <w:sz w:val="18"/>
                <w:szCs w:val="18"/>
              </w:rPr>
              <w:t>2</w:t>
            </w:r>
            <w:r w:rsidRPr="00EB6D74">
              <w:rPr>
                <w:sz w:val="18"/>
                <w:szCs w:val="18"/>
              </w:rPr>
              <w:t>.</w:t>
            </w:r>
            <w:r>
              <w:rPr>
                <w:sz w:val="18"/>
                <w:szCs w:val="18"/>
              </w:rPr>
              <w:t xml:space="preserve"> </w:t>
            </w:r>
            <w:r w:rsidRPr="00EB6D74">
              <w:rPr>
                <w:sz w:val="18"/>
                <w:szCs w:val="18"/>
              </w:rPr>
              <w:t>The Transferee and Microsoft will work in good faith to renew th</w:t>
            </w:r>
            <w:r>
              <w:rPr>
                <w:sz w:val="18"/>
                <w:szCs w:val="18"/>
              </w:rPr>
              <w:t>is</w:t>
            </w:r>
            <w:r w:rsidRPr="00EB6D74">
              <w:rPr>
                <w:sz w:val="18"/>
                <w:szCs w:val="18"/>
              </w:rPr>
              <w:t xml:space="preserve"> Enrollment or, as appropriate, to replace the Enrollment with appropriate terms for Microsoft to provide the Online Services to the Transferee.   </w:t>
            </w:r>
          </w:p>
          <w:p w14:paraId="4F30E7AD" w14:textId="77777777" w:rsidR="007D5BC7" w:rsidRPr="00EB6D74" w:rsidRDefault="00660C28" w:rsidP="006109B3">
            <w:pPr>
              <w:ind w:left="720"/>
              <w:rPr>
                <w:sz w:val="18"/>
                <w:szCs w:val="18"/>
              </w:rPr>
            </w:pPr>
            <w:r>
              <w:rPr>
                <w:sz w:val="18"/>
                <w:szCs w:val="18"/>
              </w:rPr>
              <w:t>3</w:t>
            </w:r>
            <w:r w:rsidRPr="00EB6D74">
              <w:rPr>
                <w:sz w:val="18"/>
                <w:szCs w:val="18"/>
              </w:rPr>
              <w:t>.</w:t>
            </w:r>
            <w:r>
              <w:rPr>
                <w:sz w:val="18"/>
                <w:szCs w:val="18"/>
              </w:rPr>
              <w:t xml:space="preserve"> </w:t>
            </w:r>
            <w:r w:rsidRPr="00EB6D74">
              <w:rPr>
                <w:sz w:val="18"/>
                <w:szCs w:val="18"/>
              </w:rPr>
              <w:t xml:space="preserve">If Microsoft and the Transferee cannot agree on terms, as described in this Section 8(b), within twelve months after the transfer of rights to Transferee, then Microsoft may terminate the Enrollment by providing notice to Transferee.   </w:t>
            </w:r>
          </w:p>
          <w:p w14:paraId="2234AB2C" w14:textId="77777777" w:rsidR="007D5BC7" w:rsidRPr="00EB6D74" w:rsidRDefault="00660C28" w:rsidP="006109B3">
            <w:pPr>
              <w:ind w:left="720"/>
              <w:rPr>
                <w:sz w:val="18"/>
                <w:szCs w:val="18"/>
              </w:rPr>
            </w:pPr>
            <w:r>
              <w:rPr>
                <w:sz w:val="18"/>
                <w:szCs w:val="18"/>
              </w:rPr>
              <w:t>4</w:t>
            </w:r>
            <w:r w:rsidRPr="00EB6D74">
              <w:rPr>
                <w:sz w:val="18"/>
                <w:szCs w:val="18"/>
              </w:rPr>
              <w:t>.</w:t>
            </w:r>
            <w:r>
              <w:rPr>
                <w:sz w:val="18"/>
                <w:szCs w:val="18"/>
              </w:rPr>
              <w:t xml:space="preserve"> </w:t>
            </w:r>
            <w:r w:rsidRPr="00EB6D74">
              <w:rPr>
                <w:sz w:val="18"/>
                <w:szCs w:val="18"/>
              </w:rPr>
              <w:t xml:space="preserve">The aggregate liability of Microsoft and its Affiliates to Customer, Customer’s Affiliates, the Transferee and Transferee’s Affiliates will not exceed the aggregate liability of Microsoft and its Affiliates under this Amendment. </w:t>
            </w:r>
          </w:p>
          <w:p w14:paraId="599769DC" w14:textId="77777777" w:rsidR="007D5BC7" w:rsidRDefault="00660C28" w:rsidP="006109B3">
            <w:pPr>
              <w:ind w:left="183"/>
              <w:rPr>
                <w:sz w:val="18"/>
                <w:szCs w:val="18"/>
              </w:rPr>
            </w:pPr>
            <w:r w:rsidRPr="00EB6D74">
              <w:rPr>
                <w:sz w:val="18"/>
                <w:szCs w:val="18"/>
              </w:rPr>
              <w:t>3.</w:t>
            </w:r>
            <w:r>
              <w:rPr>
                <w:sz w:val="18"/>
                <w:szCs w:val="18"/>
              </w:rPr>
              <w:t xml:space="preserve"> </w:t>
            </w:r>
            <w:r w:rsidRPr="00EB6D74">
              <w:rPr>
                <w:sz w:val="18"/>
                <w:szCs w:val="18"/>
              </w:rPr>
              <w:t xml:space="preserve">In the event the Transferee would like to </w:t>
            </w:r>
            <w:proofErr w:type="gramStart"/>
            <w:r w:rsidRPr="00EB6D74">
              <w:rPr>
                <w:sz w:val="18"/>
                <w:szCs w:val="18"/>
              </w:rPr>
              <w:t>enter into</w:t>
            </w:r>
            <w:proofErr w:type="gramEnd"/>
            <w:r w:rsidRPr="00EB6D74">
              <w:rPr>
                <w:sz w:val="18"/>
                <w:szCs w:val="18"/>
              </w:rPr>
              <w:t xml:space="preserve"> a new </w:t>
            </w:r>
            <w:r w:rsidR="00170449">
              <w:rPr>
                <w:sz w:val="18"/>
                <w:szCs w:val="18"/>
              </w:rPr>
              <w:t>e</w:t>
            </w:r>
            <w:r w:rsidRPr="00EB6D74">
              <w:rPr>
                <w:sz w:val="18"/>
                <w:szCs w:val="18"/>
              </w:rPr>
              <w:t xml:space="preserve">nrollment, the parties will work in good faith to put in place terms that are appropriate </w:t>
            </w:r>
            <w:proofErr w:type="gramStart"/>
            <w:r w:rsidRPr="00EB6D74">
              <w:rPr>
                <w:sz w:val="18"/>
                <w:szCs w:val="18"/>
              </w:rPr>
              <w:t>in light of</w:t>
            </w:r>
            <w:proofErr w:type="gramEnd"/>
            <w:r w:rsidRPr="00EB6D74">
              <w:rPr>
                <w:sz w:val="18"/>
                <w:szCs w:val="18"/>
              </w:rPr>
              <w:t xml:space="preserve"> the transfer under </w:t>
            </w:r>
            <w:proofErr w:type="gramStart"/>
            <w:r w:rsidRPr="00EB6D74">
              <w:rPr>
                <w:sz w:val="18"/>
                <w:szCs w:val="18"/>
              </w:rPr>
              <w:t>this Section</w:t>
            </w:r>
            <w:proofErr w:type="gramEnd"/>
            <w:r w:rsidRPr="00EB6D74">
              <w:rPr>
                <w:sz w:val="18"/>
                <w:szCs w:val="18"/>
              </w:rPr>
              <w:t xml:space="preserve"> 8(b).</w:t>
            </w:r>
          </w:p>
          <w:p w14:paraId="20C50393" w14:textId="77777777" w:rsidR="007D5BC7" w:rsidRDefault="00660C28" w:rsidP="00682B8F">
            <w:pPr>
              <w:ind w:left="183"/>
              <w:rPr>
                <w:sz w:val="18"/>
                <w:szCs w:val="18"/>
              </w:rPr>
            </w:pPr>
            <w:r>
              <w:rPr>
                <w:sz w:val="18"/>
                <w:szCs w:val="18"/>
              </w:rPr>
              <w:t xml:space="preserve">c. </w:t>
            </w:r>
            <w:r w:rsidRPr="008B43D8">
              <w:rPr>
                <w:b/>
                <w:bCs/>
                <w:sz w:val="18"/>
                <w:szCs w:val="18"/>
              </w:rPr>
              <w:t>Continuity after Termination or Expiration of Enrollment</w:t>
            </w:r>
            <w:r>
              <w:rPr>
                <w:sz w:val="18"/>
                <w:szCs w:val="18"/>
              </w:rPr>
              <w:t xml:space="preserve">. </w:t>
            </w:r>
          </w:p>
          <w:p w14:paraId="4126F266" w14:textId="77777777" w:rsidR="007D5BC7" w:rsidRPr="00D22A75" w:rsidRDefault="00660C28" w:rsidP="00682B8F">
            <w:pPr>
              <w:ind w:left="183"/>
              <w:rPr>
                <w:sz w:val="18"/>
                <w:szCs w:val="18"/>
              </w:rPr>
            </w:pPr>
            <w:r w:rsidRPr="00D22A75">
              <w:rPr>
                <w:sz w:val="18"/>
                <w:szCs w:val="18"/>
              </w:rPr>
              <w:t xml:space="preserve">1. </w:t>
            </w:r>
            <w:r w:rsidR="00291C9F" w:rsidRPr="00291C9F">
              <w:rPr>
                <w:rFonts w:ascii="Arial" w:eastAsia="Times New Roman" w:hAnsi="Arial" w:cs="Arial"/>
                <w:color w:val="000000" w:themeColor="text1"/>
                <w:sz w:val="20"/>
                <w:szCs w:val="20"/>
                <w:lang w:eastAsia="en-US"/>
              </w:rPr>
              <w:t xml:space="preserve"> </w:t>
            </w:r>
            <w:r w:rsidR="00291C9F" w:rsidRPr="00291C9F">
              <w:rPr>
                <w:sz w:val="18"/>
                <w:szCs w:val="18"/>
              </w:rPr>
              <w:t xml:space="preserve">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w:t>
            </w:r>
            <w:proofErr w:type="gramStart"/>
            <w:r w:rsidR="00291C9F" w:rsidRPr="00291C9F">
              <w:rPr>
                <w:sz w:val="18"/>
                <w:szCs w:val="18"/>
              </w:rPr>
              <w:t>period</w:t>
            </w:r>
            <w:proofErr w:type="gramEnd"/>
            <w:r w:rsidR="00291C9F" w:rsidRPr="00291C9F">
              <w:rPr>
                <w:sz w:val="18"/>
                <w:szCs w:val="18"/>
              </w:rPr>
              <w:t xml:space="preserve">,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 Online Services into Customer’s selected system or online service will occur at Customer’s expense and by Customer selected means. </w:t>
            </w:r>
            <w:proofErr w:type="gramStart"/>
            <w:r w:rsidR="00291C9F" w:rsidRPr="00291C9F">
              <w:rPr>
                <w:sz w:val="18"/>
                <w:szCs w:val="18"/>
              </w:rPr>
              <w:t>Customer</w:t>
            </w:r>
            <w:proofErr w:type="gramEnd"/>
            <w:r w:rsidR="00291C9F" w:rsidRPr="00291C9F">
              <w:rPr>
                <w:sz w:val="18"/>
                <w:szCs w:val="18"/>
              </w:rPr>
              <w:t xml:space="preserve"> may choose to engage with Microsoft’s Professional Services organization or another provider for assistance in transferring Customer Data and the respective </w:t>
            </w:r>
            <w:proofErr w:type="gramStart"/>
            <w:r w:rsidR="00291C9F" w:rsidRPr="00291C9F">
              <w:rPr>
                <w:sz w:val="18"/>
                <w:szCs w:val="18"/>
              </w:rPr>
              <w:t>function</w:t>
            </w:r>
            <w:proofErr w:type="gramEnd"/>
            <w:r w:rsidR="00291C9F" w:rsidRPr="00291C9F">
              <w:rPr>
                <w:sz w:val="18"/>
                <w:szCs w:val="18"/>
              </w:rPr>
              <w:t>,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0E2DFE49" w14:textId="77777777" w:rsidR="007D5BC7" w:rsidRDefault="00660C28" w:rsidP="00682B8F">
            <w:pPr>
              <w:ind w:left="183"/>
              <w:rPr>
                <w:sz w:val="18"/>
                <w:szCs w:val="18"/>
              </w:rPr>
            </w:pPr>
            <w:r w:rsidRPr="008B43D8">
              <w:rPr>
                <w:sz w:val="18"/>
                <w:szCs w:val="18"/>
              </w:rPr>
              <w:t>2.</w:t>
            </w:r>
            <w:r>
              <w:rPr>
                <w:sz w:val="18"/>
                <w:szCs w:val="18"/>
              </w:rPr>
              <w:t xml:space="preserve"> </w:t>
            </w:r>
            <w:r w:rsidRPr="008B43D8">
              <w:rPr>
                <w:sz w:val="18"/>
                <w:szCs w:val="18"/>
              </w:rPr>
              <w:t xml:space="preserve">If Microsoft terminates the Enrollment </w:t>
            </w:r>
            <w:proofErr w:type="gramStart"/>
            <w:r w:rsidRPr="008B43D8">
              <w:rPr>
                <w:sz w:val="18"/>
                <w:szCs w:val="18"/>
              </w:rPr>
              <w:t>as a result of</w:t>
            </w:r>
            <w:proofErr w:type="gramEnd"/>
            <w:r w:rsidRPr="008B43D8">
              <w:rPr>
                <w:sz w:val="18"/>
                <w:szCs w:val="18"/>
              </w:rPr>
              <w:t xml:space="preserve"> an uncured breach by Customer, Microsoft will continue to provide the Online Services on a month-to-month basis for up to twelve months, or longer if expressly required by a Regulator in writing that Microsoft continue to provide the Online Services, from the date of termination. During such </w:t>
            </w:r>
            <w:proofErr w:type="gramStart"/>
            <w:r w:rsidRPr="008B43D8">
              <w:rPr>
                <w:sz w:val="18"/>
                <w:szCs w:val="18"/>
              </w:rPr>
              <w:t>period</w:t>
            </w:r>
            <w:proofErr w:type="gramEnd"/>
            <w:r w:rsidRPr="008B43D8">
              <w:rPr>
                <w:sz w:val="18"/>
                <w:szCs w:val="18"/>
              </w:rPr>
              <w:t xml:space="preserve">, Microsoft will continue to provide, and Customer will continue to receive and pay for, the Online Services pursuant to the terms and conditions of the Enrollment. In addition, during such </w:t>
            </w:r>
            <w:proofErr w:type="gramStart"/>
            <w:r w:rsidRPr="008B43D8">
              <w:rPr>
                <w:sz w:val="18"/>
                <w:szCs w:val="18"/>
              </w:rPr>
              <w:t>period</w:t>
            </w:r>
            <w:proofErr w:type="gramEnd"/>
            <w:r w:rsidRPr="008B43D8">
              <w:rPr>
                <w:sz w:val="18"/>
                <w:szCs w:val="18"/>
              </w:rPr>
              <w:t xml:space="preserve"> </w:t>
            </w:r>
            <w:proofErr w:type="gramStart"/>
            <w:r w:rsidRPr="008B43D8">
              <w:rPr>
                <w:sz w:val="18"/>
                <w:szCs w:val="18"/>
              </w:rPr>
              <w:t>Customer</w:t>
            </w:r>
            <w:proofErr w:type="gramEnd"/>
            <w:r w:rsidRPr="008B43D8">
              <w:rPr>
                <w:sz w:val="18"/>
                <w:szCs w:val="18"/>
              </w:rPr>
              <w:t xml:space="preserve"> will be able to retrieve </w:t>
            </w:r>
            <w:proofErr w:type="gramStart"/>
            <w:r w:rsidRPr="008B43D8">
              <w:rPr>
                <w:sz w:val="18"/>
                <w:szCs w:val="18"/>
              </w:rPr>
              <w:t>its</w:t>
            </w:r>
            <w:proofErr w:type="gramEnd"/>
            <w:r w:rsidRPr="008B43D8">
              <w:rPr>
                <w:sz w:val="18"/>
                <w:szCs w:val="18"/>
              </w:rPr>
              <w:t xml:space="preserve"> Customer Data through Microsoft’s standard processes and tools. The retrieval of Customer Data from the Online Services into Customer’s selected system or online service will occur at Customer’s expense and by Customer selected means. </w:t>
            </w:r>
            <w:proofErr w:type="gramStart"/>
            <w:r w:rsidRPr="008B43D8">
              <w:rPr>
                <w:sz w:val="18"/>
                <w:szCs w:val="18"/>
              </w:rPr>
              <w:t>Customer</w:t>
            </w:r>
            <w:proofErr w:type="gramEnd"/>
            <w:r w:rsidRPr="008B43D8">
              <w:rPr>
                <w:sz w:val="18"/>
                <w:szCs w:val="18"/>
              </w:rPr>
              <w:t xml:space="preserve"> may choose to engage with Microsoft’s Professional Services organization or another provider for assistance in transferring Customer Data and the respective </w:t>
            </w:r>
            <w:proofErr w:type="gramStart"/>
            <w:r w:rsidRPr="008B43D8">
              <w:rPr>
                <w:sz w:val="18"/>
                <w:szCs w:val="18"/>
              </w:rPr>
              <w:t>function</w:t>
            </w:r>
            <w:proofErr w:type="gramEnd"/>
            <w:r w:rsidRPr="008B43D8">
              <w:rPr>
                <w:sz w:val="18"/>
                <w:szCs w:val="18"/>
              </w:rPr>
              <w:t>,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w:t>
            </w:r>
          </w:p>
          <w:p w14:paraId="1580F816" w14:textId="77777777" w:rsidR="007D5BC7" w:rsidRDefault="00660C28" w:rsidP="00682B8F">
            <w:pPr>
              <w:ind w:left="183"/>
              <w:rPr>
                <w:sz w:val="18"/>
                <w:szCs w:val="18"/>
              </w:rPr>
            </w:pPr>
            <w:r>
              <w:rPr>
                <w:sz w:val="18"/>
                <w:szCs w:val="18"/>
              </w:rPr>
              <w:t xml:space="preserve">d. </w:t>
            </w:r>
            <w:r w:rsidRPr="007D3E17">
              <w:rPr>
                <w:b/>
                <w:bCs/>
                <w:sz w:val="18"/>
                <w:szCs w:val="18"/>
              </w:rPr>
              <w:t>Reversibility</w:t>
            </w:r>
            <w:r>
              <w:rPr>
                <w:sz w:val="18"/>
                <w:szCs w:val="18"/>
              </w:rPr>
              <w:t xml:space="preserve">. </w:t>
            </w:r>
          </w:p>
          <w:p w14:paraId="0FBA1500" w14:textId="77777777" w:rsidR="007D5BC7" w:rsidRPr="00A245CF" w:rsidRDefault="00660C28" w:rsidP="00682B8F">
            <w:pPr>
              <w:ind w:left="183"/>
              <w:rPr>
                <w:sz w:val="18"/>
                <w:szCs w:val="18"/>
              </w:rPr>
            </w:pPr>
            <w:r>
              <w:rPr>
                <w:sz w:val="18"/>
                <w:szCs w:val="18"/>
              </w:rPr>
              <w:t xml:space="preserve">1. </w:t>
            </w:r>
            <w:r w:rsidRPr="00A245CF">
              <w:rPr>
                <w:sz w:val="18"/>
                <w:szCs w:val="18"/>
              </w:rPr>
              <w:t xml:space="preserve">In the event of a termination or expiration of the Enrollment as described in this Section 8, and Customer chooses to migrate its Customer Data to a different online service, Customer may request that Microsoft </w:t>
            </w:r>
            <w:proofErr w:type="gramStart"/>
            <w:r w:rsidRPr="00A245CF">
              <w:rPr>
                <w:sz w:val="18"/>
                <w:szCs w:val="18"/>
              </w:rPr>
              <w:t>provide assistance</w:t>
            </w:r>
            <w:proofErr w:type="gramEnd"/>
            <w:r w:rsidRPr="00A245CF">
              <w:rPr>
                <w:sz w:val="18"/>
                <w:szCs w:val="18"/>
              </w:rPr>
              <w:t xml:space="preserve"> in such transition through Microsoft’s Professional Services organization at the then-current rates for such services. </w:t>
            </w:r>
          </w:p>
          <w:p w14:paraId="70C44C88" w14:textId="77777777" w:rsidR="007D5BC7" w:rsidRPr="00A245CF" w:rsidRDefault="00660C28" w:rsidP="00682B8F">
            <w:pPr>
              <w:ind w:left="183"/>
              <w:rPr>
                <w:sz w:val="18"/>
                <w:szCs w:val="18"/>
              </w:rPr>
            </w:pPr>
            <w:r>
              <w:rPr>
                <w:sz w:val="18"/>
                <w:szCs w:val="18"/>
              </w:rPr>
              <w:t xml:space="preserve">2. </w:t>
            </w:r>
            <w:r w:rsidRPr="00A245CF">
              <w:rPr>
                <w:sz w:val="18"/>
                <w:szCs w:val="18"/>
              </w:rPr>
              <w:t>Customer may request migration or transition assistance and support in retrieval of its Customer Data from Microsof</w:t>
            </w:r>
            <w:r>
              <w:rPr>
                <w:sz w:val="18"/>
                <w:szCs w:val="18"/>
              </w:rPr>
              <w:t>t</w:t>
            </w:r>
            <w:r w:rsidRPr="00A245CF">
              <w:rPr>
                <w:sz w:val="18"/>
                <w:szCs w:val="18"/>
              </w:rPr>
              <w:t xml:space="preserve"> Professional Services organization at any time during the extended service period described in Section 8(c). </w:t>
            </w:r>
          </w:p>
          <w:p w14:paraId="35B8EBB4" w14:textId="77777777" w:rsidR="007D5BC7" w:rsidRPr="00EB6D74" w:rsidRDefault="00660C28" w:rsidP="00345A8F">
            <w:pPr>
              <w:ind w:left="341"/>
              <w:rPr>
                <w:sz w:val="18"/>
                <w:szCs w:val="18"/>
              </w:rPr>
            </w:pPr>
            <w:r w:rsidRPr="008B43D8">
              <w:rPr>
                <w:sz w:val="18"/>
                <w:szCs w:val="18"/>
              </w:rPr>
              <w:t xml:space="preserve">   </w:t>
            </w:r>
          </w:p>
        </w:tc>
        <w:tc>
          <w:tcPr>
            <w:tcW w:w="7470" w:type="dxa"/>
          </w:tcPr>
          <w:p w14:paraId="12371A41" w14:textId="77777777" w:rsidR="007D5BC7" w:rsidRPr="00E9523D" w:rsidRDefault="00660C28" w:rsidP="00345A8F">
            <w:pPr>
              <w:rPr>
                <w:sz w:val="18"/>
                <w:szCs w:val="18"/>
              </w:rPr>
            </w:pPr>
            <w:r>
              <w:rPr>
                <w:rFonts w:eastAsia="Times New Roman" w:cs="EUAlbertina"/>
                <w:color w:val="000000"/>
                <w:sz w:val="18"/>
                <w:szCs w:val="18"/>
                <w:lang w:val="x-none"/>
              </w:rPr>
              <w:t xml:space="preserve">If </w:t>
            </w:r>
            <w:r w:rsidRPr="00E9523D">
              <w:rPr>
                <w:rFonts w:eastAsia="Times New Roman" w:cs="EUAlbertina"/>
                <w:color w:val="000000"/>
                <w:sz w:val="18"/>
                <w:szCs w:val="18"/>
                <w:lang w:val="x-none"/>
              </w:rPr>
              <w:t xml:space="preserve">Customer terminates the Enrollment, </w:t>
            </w:r>
            <w:r w:rsidRPr="00E9523D">
              <w:rPr>
                <w:sz w:val="18"/>
                <w:szCs w:val="18"/>
              </w:rPr>
              <w:t xml:space="preserve">Customer may elect to extend the Online Services for a period of time, and during such period </w:t>
            </w:r>
            <w:r w:rsidRPr="00E9523D">
              <w:rPr>
                <w:rFonts w:eastAsia="Times New Roman" w:cs="EUAlbertina"/>
                <w:color w:val="000000"/>
                <w:sz w:val="18"/>
                <w:szCs w:val="18"/>
                <w:lang w:val="x-none"/>
              </w:rPr>
              <w:t>Customer will be able to retrieve Customer Data through Microsoft’s standard processes and tools</w:t>
            </w:r>
            <w:r>
              <w:rPr>
                <w:rFonts w:eastAsia="Times New Roman" w:cs="EUAlbertina"/>
                <w:color w:val="000000"/>
                <w:sz w:val="18"/>
                <w:szCs w:val="18"/>
                <w:lang w:val="x-none"/>
              </w:rPr>
              <w:t>. (</w:t>
            </w:r>
            <w:r w:rsidR="00E24A59">
              <w:rPr>
                <w:rFonts w:eastAsia="Times New Roman" w:cs="EUAlbertina"/>
                <w:color w:val="000000"/>
                <w:sz w:val="18"/>
                <w:szCs w:val="18"/>
                <w:lang w:val="x-none"/>
              </w:rPr>
              <w:t>M</w:t>
            </w:r>
            <w:r w:rsidR="00AC5234">
              <w:rPr>
                <w:rFonts w:eastAsia="Times New Roman" w:cs="EUAlbertina"/>
                <w:color w:val="000000"/>
                <w:sz w:val="18"/>
                <w:szCs w:val="18"/>
                <w:lang w:val="x-none"/>
              </w:rPr>
              <w:t>850</w:t>
            </w:r>
            <w:r>
              <w:rPr>
                <w:rFonts w:eastAsia="Times New Roman" w:cs="EUAlbertina"/>
                <w:color w:val="000000"/>
                <w:sz w:val="18"/>
                <w:szCs w:val="18"/>
                <w:lang w:val="x-none"/>
              </w:rPr>
              <w:t>, 8</w:t>
            </w:r>
            <w:r w:rsidR="006109B3">
              <w:rPr>
                <w:rFonts w:eastAsia="Times New Roman" w:cs="EUAlbertina"/>
                <w:color w:val="000000"/>
                <w:sz w:val="18"/>
                <w:szCs w:val="18"/>
                <w:lang w:val="x-none"/>
              </w:rPr>
              <w:t>(c)</w:t>
            </w:r>
            <w:r>
              <w:rPr>
                <w:rFonts w:eastAsia="Times New Roman" w:cs="EUAlbertina"/>
                <w:color w:val="000000"/>
                <w:sz w:val="18"/>
                <w:szCs w:val="18"/>
                <w:lang w:val="x-none"/>
              </w:rPr>
              <w:t>).</w:t>
            </w:r>
          </w:p>
          <w:p w14:paraId="66F6FC7D" w14:textId="77777777" w:rsidR="007D5BC7" w:rsidRDefault="007D5BC7" w:rsidP="00345A8F">
            <w:pPr>
              <w:rPr>
                <w:sz w:val="18"/>
                <w:szCs w:val="18"/>
              </w:rPr>
            </w:pPr>
          </w:p>
          <w:p w14:paraId="2C412F30" w14:textId="77777777" w:rsidR="007D5BC7" w:rsidRDefault="00660C28" w:rsidP="00345A8F">
            <w:pPr>
              <w:rPr>
                <w:rFonts w:eastAsia="Times New Roman" w:cs="EUAlbertina"/>
                <w:color w:val="000000"/>
                <w:sz w:val="18"/>
                <w:szCs w:val="18"/>
                <w:lang w:val="x-none"/>
              </w:rPr>
            </w:pPr>
            <w:r>
              <w:rPr>
                <w:rFonts w:eastAsia="Times New Roman" w:cs="EUAlbertina"/>
                <w:color w:val="000000"/>
                <w:sz w:val="18"/>
                <w:szCs w:val="18"/>
                <w:lang w:val="x-none"/>
              </w:rPr>
              <w:t>I</w:t>
            </w:r>
            <w:r w:rsidRPr="00076413">
              <w:rPr>
                <w:rFonts w:eastAsia="Times New Roman" w:cs="EUAlbertina"/>
                <w:color w:val="000000"/>
                <w:sz w:val="18"/>
                <w:szCs w:val="18"/>
                <w:lang w:val="x-none"/>
              </w:rPr>
              <w:t xml:space="preserve">f Microsoft </w:t>
            </w:r>
            <w:r w:rsidRPr="00076413">
              <w:rPr>
                <w:sz w:val="18"/>
                <w:szCs w:val="18"/>
              </w:rPr>
              <w:t xml:space="preserve">terminates the Enrollment </w:t>
            </w:r>
            <w:r>
              <w:rPr>
                <w:sz w:val="18"/>
                <w:szCs w:val="18"/>
              </w:rPr>
              <w:t xml:space="preserve">(other than </w:t>
            </w:r>
            <w:r w:rsidRPr="00076413">
              <w:rPr>
                <w:sz w:val="18"/>
                <w:szCs w:val="18"/>
              </w:rPr>
              <w:t>as a result of an uncured breach by Customer</w:t>
            </w:r>
            <w:r>
              <w:rPr>
                <w:sz w:val="18"/>
                <w:szCs w:val="18"/>
              </w:rPr>
              <w:t>)</w:t>
            </w:r>
            <w:r w:rsidRPr="00076413">
              <w:rPr>
                <w:sz w:val="18"/>
                <w:szCs w:val="18"/>
              </w:rPr>
              <w:t>, Microsoft will continue to provide the Online Services for a period of time, and during such period Customer will be able to retrieve its Customer Data through Microsoft’s standard processes and tools</w:t>
            </w:r>
            <w:r w:rsidR="001118FB">
              <w:rPr>
                <w:sz w:val="18"/>
                <w:szCs w:val="18"/>
              </w:rPr>
              <w:t>.</w:t>
            </w:r>
            <w:r>
              <w:rPr>
                <w:sz w:val="18"/>
                <w:szCs w:val="18"/>
              </w:rPr>
              <w:t xml:space="preserve"> (</w:t>
            </w:r>
            <w:r>
              <w:rPr>
                <w:rFonts w:eastAsia="Times New Roman" w:cs="EUAlbertina"/>
                <w:color w:val="000000"/>
                <w:sz w:val="18"/>
                <w:szCs w:val="18"/>
                <w:lang w:val="x-none"/>
              </w:rPr>
              <w:t>M</w:t>
            </w:r>
            <w:r w:rsidR="00AC5234">
              <w:rPr>
                <w:rFonts w:eastAsia="Times New Roman" w:cs="EUAlbertina"/>
                <w:color w:val="000000"/>
                <w:sz w:val="18"/>
                <w:szCs w:val="18"/>
                <w:lang w:val="x-none"/>
              </w:rPr>
              <w:t>850</w:t>
            </w:r>
            <w:r>
              <w:rPr>
                <w:rFonts w:eastAsia="Times New Roman" w:cs="EUAlbertina"/>
                <w:color w:val="000000"/>
                <w:sz w:val="18"/>
                <w:szCs w:val="18"/>
                <w:lang w:val="x-none"/>
              </w:rPr>
              <w:t xml:space="preserve">, </w:t>
            </w:r>
            <w:r w:rsidRPr="00076413">
              <w:rPr>
                <w:rFonts w:eastAsia="Times New Roman" w:cs="EUAlbertina"/>
                <w:color w:val="000000"/>
                <w:sz w:val="18"/>
                <w:szCs w:val="18"/>
                <w:lang w:val="x-none"/>
              </w:rPr>
              <w:t>8(c)(2)</w:t>
            </w:r>
            <w:r>
              <w:rPr>
                <w:rFonts w:eastAsia="Times New Roman" w:cs="EUAlbertina"/>
                <w:color w:val="000000"/>
                <w:sz w:val="18"/>
                <w:szCs w:val="18"/>
                <w:lang w:val="x-none"/>
              </w:rPr>
              <w:t>).</w:t>
            </w:r>
          </w:p>
          <w:p w14:paraId="5BBC0DDE" w14:textId="77777777" w:rsidR="007D5BC7" w:rsidRDefault="007D5BC7" w:rsidP="00345A8F">
            <w:pPr>
              <w:rPr>
                <w:rFonts w:eastAsia="Times New Roman" w:cs="EUAlbertina"/>
                <w:color w:val="000000"/>
                <w:sz w:val="18"/>
                <w:szCs w:val="18"/>
                <w:lang w:val="x-none"/>
              </w:rPr>
            </w:pPr>
          </w:p>
          <w:p w14:paraId="586CD7C9" w14:textId="77777777" w:rsidR="007D5BC7" w:rsidRPr="00C0248F" w:rsidRDefault="00660C28" w:rsidP="00844C5B">
            <w:pPr>
              <w:rPr>
                <w:sz w:val="18"/>
                <w:szCs w:val="18"/>
              </w:rPr>
            </w:pPr>
            <w:r w:rsidRPr="00844C5B">
              <w:rPr>
                <w:sz w:val="18"/>
                <w:szCs w:val="18"/>
              </w:rPr>
              <w:t xml:space="preserve">In the event of a termination or expiration of the Enrollment as described </w:t>
            </w:r>
            <w:r>
              <w:rPr>
                <w:sz w:val="18"/>
                <w:szCs w:val="18"/>
              </w:rPr>
              <w:t>above</w:t>
            </w:r>
            <w:r w:rsidRPr="00844C5B">
              <w:rPr>
                <w:sz w:val="18"/>
                <w:szCs w:val="18"/>
              </w:rPr>
              <w:t xml:space="preserve">, and Customer chooses to migrate its Customer Data to a different online service, Customer may request that Microsoft </w:t>
            </w:r>
            <w:proofErr w:type="gramStart"/>
            <w:r w:rsidRPr="00844C5B">
              <w:rPr>
                <w:sz w:val="18"/>
                <w:szCs w:val="18"/>
              </w:rPr>
              <w:t>provide assistance</w:t>
            </w:r>
            <w:proofErr w:type="gramEnd"/>
            <w:r w:rsidRPr="00844C5B">
              <w:rPr>
                <w:sz w:val="18"/>
                <w:szCs w:val="18"/>
              </w:rPr>
              <w:t xml:space="preserve"> in such transition through Microsoft’s Professional Services organization at the then-current rates for such services.</w:t>
            </w:r>
            <w:r>
              <w:rPr>
                <w:sz w:val="18"/>
                <w:szCs w:val="18"/>
              </w:rPr>
              <w:t xml:space="preserve"> </w:t>
            </w:r>
            <w:r w:rsidRPr="00844C5B">
              <w:rPr>
                <w:sz w:val="18"/>
                <w:szCs w:val="18"/>
              </w:rPr>
              <w:t xml:space="preserve">Customer may request migration or transition assistance and support in retrieval of its Customer Data from Microsoft’s Professional Services organization at any time during the extended service period described </w:t>
            </w:r>
            <w:r>
              <w:rPr>
                <w:sz w:val="18"/>
                <w:szCs w:val="18"/>
              </w:rPr>
              <w:t>above</w:t>
            </w:r>
            <w:r w:rsidR="001118FB">
              <w:rPr>
                <w:sz w:val="18"/>
                <w:szCs w:val="18"/>
              </w:rPr>
              <w:t>.</w:t>
            </w:r>
            <w:r>
              <w:rPr>
                <w:sz w:val="18"/>
                <w:szCs w:val="18"/>
              </w:rPr>
              <w:t xml:space="preserve"> (M</w:t>
            </w:r>
            <w:r w:rsidR="00AC5234">
              <w:rPr>
                <w:sz w:val="18"/>
                <w:szCs w:val="18"/>
              </w:rPr>
              <w:t>850</w:t>
            </w:r>
            <w:r>
              <w:rPr>
                <w:sz w:val="18"/>
                <w:szCs w:val="18"/>
              </w:rPr>
              <w:t>, 8(d)).</w:t>
            </w:r>
          </w:p>
        </w:tc>
      </w:tr>
      <w:tr w:rsidR="000B722B" w14:paraId="23505684" w14:textId="77777777" w:rsidTr="007F64A9">
        <w:trPr>
          <w:trHeight w:val="300"/>
        </w:trPr>
        <w:tc>
          <w:tcPr>
            <w:tcW w:w="535" w:type="dxa"/>
            <w:shd w:val="clear" w:color="auto" w:fill="E8E8E8" w:themeFill="background2"/>
          </w:tcPr>
          <w:p w14:paraId="0EBDAE96" w14:textId="77777777" w:rsidR="007D5BC7" w:rsidRPr="00DB3C0F" w:rsidRDefault="007D5BC7" w:rsidP="0063537B">
            <w:pPr>
              <w:pStyle w:val="ListParagraph"/>
              <w:numPr>
                <w:ilvl w:val="0"/>
                <w:numId w:val="12"/>
              </w:numPr>
              <w:ind w:left="420"/>
              <w:rPr>
                <w:b/>
                <w:bCs/>
                <w:sz w:val="18"/>
                <w:szCs w:val="18"/>
              </w:rPr>
            </w:pPr>
          </w:p>
        </w:tc>
        <w:tc>
          <w:tcPr>
            <w:tcW w:w="1486" w:type="dxa"/>
          </w:tcPr>
          <w:p w14:paraId="1DDF59DB" w14:textId="77777777" w:rsidR="007D5BC7" w:rsidRPr="003F5F2D" w:rsidRDefault="00660C28" w:rsidP="00345A8F">
            <w:pPr>
              <w:rPr>
                <w:sz w:val="18"/>
                <w:szCs w:val="18"/>
              </w:rPr>
            </w:pPr>
            <w:r w:rsidRPr="003F5F2D">
              <w:rPr>
                <w:sz w:val="18"/>
                <w:szCs w:val="18"/>
              </w:rPr>
              <w:t>DORA Art 28(7)</w:t>
            </w:r>
          </w:p>
          <w:p w14:paraId="1C86E43A" w14:textId="77777777" w:rsidR="007D5BC7" w:rsidRPr="00711ABA" w:rsidRDefault="007D5BC7" w:rsidP="00345A8F">
            <w:pPr>
              <w:rPr>
                <w:sz w:val="18"/>
                <w:szCs w:val="18"/>
              </w:rPr>
            </w:pPr>
          </w:p>
        </w:tc>
        <w:tc>
          <w:tcPr>
            <w:tcW w:w="3734" w:type="dxa"/>
          </w:tcPr>
          <w:p w14:paraId="7DEE4B59" w14:textId="77777777" w:rsidR="007D5BC7" w:rsidRPr="003F5F2D" w:rsidRDefault="00660C28" w:rsidP="00345A8F">
            <w:pPr>
              <w:rPr>
                <w:sz w:val="18"/>
                <w:szCs w:val="18"/>
              </w:rPr>
            </w:pPr>
            <w:r w:rsidRPr="003F5F2D">
              <w:rPr>
                <w:sz w:val="18"/>
                <w:szCs w:val="18"/>
              </w:rPr>
              <w:t>Financial entities shall ensure that contractual arrangements on the use of ICT services may be terminated in any of the following circumstances:</w:t>
            </w:r>
          </w:p>
          <w:p w14:paraId="39CDA412" w14:textId="77777777" w:rsidR="0051324F" w:rsidRPr="003F5F2D" w:rsidRDefault="0051324F" w:rsidP="00345A8F">
            <w:pPr>
              <w:rPr>
                <w:sz w:val="18"/>
                <w:szCs w:val="18"/>
              </w:rPr>
            </w:pPr>
          </w:p>
          <w:p w14:paraId="211C216E" w14:textId="77777777" w:rsidR="007D5BC7" w:rsidRPr="003F5F2D" w:rsidRDefault="00660C28" w:rsidP="00345A8F">
            <w:pPr>
              <w:spacing w:after="120"/>
              <w:rPr>
                <w:sz w:val="18"/>
                <w:szCs w:val="18"/>
              </w:rPr>
            </w:pPr>
            <w:r w:rsidRPr="003F5F2D">
              <w:rPr>
                <w:sz w:val="18"/>
                <w:szCs w:val="18"/>
              </w:rPr>
              <w:t xml:space="preserve">(a) significant breach by the ICT third-party service provider of applicable laws, regulations or contractual </w:t>
            </w:r>
            <w:proofErr w:type="gramStart"/>
            <w:r w:rsidRPr="003F5F2D">
              <w:rPr>
                <w:sz w:val="18"/>
                <w:szCs w:val="18"/>
              </w:rPr>
              <w:t>terms;</w:t>
            </w:r>
            <w:proofErr w:type="gramEnd"/>
          </w:p>
          <w:p w14:paraId="4F3B3919" w14:textId="77777777" w:rsidR="007D5BC7" w:rsidRPr="003F5F2D" w:rsidRDefault="00660C28" w:rsidP="00345A8F">
            <w:pPr>
              <w:spacing w:after="120"/>
              <w:rPr>
                <w:sz w:val="18"/>
                <w:szCs w:val="18"/>
              </w:rPr>
            </w:pPr>
            <w:r w:rsidRPr="003F5F2D">
              <w:rPr>
                <w:sz w:val="18"/>
                <w:szCs w:val="18"/>
              </w:rPr>
              <w:t xml:space="preserve">(b) circumstances identified throughout the monitoring of ICT third-party risk that are deemed capable of altering the performance of the functions provided through the contractual arrangement, including material changes that affect the arrangement or the situation of the ICT third-party service </w:t>
            </w:r>
            <w:proofErr w:type="gramStart"/>
            <w:r w:rsidRPr="003F5F2D">
              <w:rPr>
                <w:sz w:val="18"/>
                <w:szCs w:val="18"/>
              </w:rPr>
              <w:t>provider;</w:t>
            </w:r>
            <w:proofErr w:type="gramEnd"/>
          </w:p>
          <w:p w14:paraId="2E0A6081" w14:textId="77777777" w:rsidR="007D5BC7" w:rsidRPr="003F5F2D" w:rsidRDefault="00660C28" w:rsidP="00345A8F">
            <w:pPr>
              <w:spacing w:after="120"/>
              <w:rPr>
                <w:sz w:val="18"/>
                <w:szCs w:val="18"/>
              </w:rPr>
            </w:pPr>
            <w:r w:rsidRPr="003F5F2D">
              <w:rPr>
                <w:sz w:val="18"/>
                <w:szCs w:val="18"/>
              </w:rPr>
              <w:t xml:space="preserve">(c) ICT third-party service provider's evidenced weakness pertaining to its overall ICT risk management and </w:t>
            </w:r>
            <w:proofErr w:type="gramStart"/>
            <w:r w:rsidRPr="003F5F2D">
              <w:rPr>
                <w:sz w:val="18"/>
                <w:szCs w:val="18"/>
              </w:rPr>
              <w:t>in particular in</w:t>
            </w:r>
            <w:proofErr w:type="gramEnd"/>
            <w:r w:rsidRPr="003F5F2D">
              <w:rPr>
                <w:sz w:val="18"/>
                <w:szCs w:val="18"/>
              </w:rPr>
              <w:t xml:space="preserve"> the way it ensures the availability, authenticity, integrity </w:t>
            </w:r>
            <w:proofErr w:type="gramStart"/>
            <w:r w:rsidRPr="003F5F2D">
              <w:rPr>
                <w:sz w:val="18"/>
                <w:szCs w:val="18"/>
              </w:rPr>
              <w:t>and,</w:t>
            </w:r>
            <w:proofErr w:type="gramEnd"/>
            <w:r w:rsidRPr="003F5F2D">
              <w:rPr>
                <w:sz w:val="18"/>
                <w:szCs w:val="18"/>
              </w:rPr>
              <w:t xml:space="preserve"> confidentiality, of data whether personal or otherwise sensitive data, or non-personal </w:t>
            </w:r>
            <w:proofErr w:type="gramStart"/>
            <w:r w:rsidRPr="003F5F2D">
              <w:rPr>
                <w:sz w:val="18"/>
                <w:szCs w:val="18"/>
              </w:rPr>
              <w:t>data;</w:t>
            </w:r>
            <w:proofErr w:type="gramEnd"/>
          </w:p>
          <w:p w14:paraId="5F250855" w14:textId="77777777" w:rsidR="007D5BC7" w:rsidRDefault="00660C28" w:rsidP="00345A8F">
            <w:pPr>
              <w:spacing w:after="120"/>
              <w:rPr>
                <w:sz w:val="18"/>
                <w:szCs w:val="18"/>
              </w:rPr>
            </w:pPr>
            <w:r w:rsidRPr="003F5F2D">
              <w:rPr>
                <w:sz w:val="18"/>
                <w:szCs w:val="18"/>
              </w:rPr>
              <w:t xml:space="preserve">(d) where the competent authority can no longer effectively supervise the financial entity </w:t>
            </w:r>
            <w:proofErr w:type="gramStart"/>
            <w:r w:rsidRPr="003F5F2D">
              <w:rPr>
                <w:sz w:val="18"/>
                <w:szCs w:val="18"/>
              </w:rPr>
              <w:t>as a result of</w:t>
            </w:r>
            <w:proofErr w:type="gramEnd"/>
            <w:r w:rsidRPr="003F5F2D">
              <w:rPr>
                <w:sz w:val="18"/>
                <w:szCs w:val="18"/>
              </w:rPr>
              <w:t xml:space="preserve"> the conditions of, or circumstances related to, the respective contractual arrangement.</w:t>
            </w:r>
          </w:p>
        </w:tc>
        <w:tc>
          <w:tcPr>
            <w:tcW w:w="1710" w:type="dxa"/>
          </w:tcPr>
          <w:p w14:paraId="2ABD8C0F" w14:textId="77777777" w:rsidR="00917C38" w:rsidRDefault="00660C28" w:rsidP="00345A8F">
            <w:pPr>
              <w:rPr>
                <w:sz w:val="18"/>
                <w:szCs w:val="18"/>
              </w:rPr>
            </w:pPr>
            <w:r>
              <w:rPr>
                <w:sz w:val="18"/>
                <w:szCs w:val="18"/>
              </w:rPr>
              <w:t>- M</w:t>
            </w:r>
            <w:r w:rsidR="00170449">
              <w:rPr>
                <w:sz w:val="18"/>
                <w:szCs w:val="18"/>
              </w:rPr>
              <w:t>850</w:t>
            </w:r>
          </w:p>
          <w:p w14:paraId="44B2D37F" w14:textId="77777777" w:rsidR="007D5BC7" w:rsidRDefault="00660C28" w:rsidP="00345A8F">
            <w:pPr>
              <w:rPr>
                <w:sz w:val="18"/>
                <w:szCs w:val="18"/>
              </w:rPr>
            </w:pPr>
            <w:r>
              <w:rPr>
                <w:sz w:val="18"/>
                <w:szCs w:val="18"/>
              </w:rPr>
              <w:t>- DORA Supplement</w:t>
            </w:r>
          </w:p>
        </w:tc>
        <w:tc>
          <w:tcPr>
            <w:tcW w:w="7650" w:type="dxa"/>
          </w:tcPr>
          <w:p w14:paraId="1B6883E2" w14:textId="77777777" w:rsidR="00A63BA3" w:rsidRPr="005D0EE2" w:rsidRDefault="00660C28" w:rsidP="00345A8F">
            <w:pPr>
              <w:rPr>
                <w:b/>
                <w:bCs/>
                <w:sz w:val="18"/>
                <w:szCs w:val="18"/>
              </w:rPr>
            </w:pPr>
            <w:r>
              <w:rPr>
                <w:b/>
                <w:bCs/>
                <w:sz w:val="18"/>
                <w:szCs w:val="18"/>
              </w:rPr>
              <w:t>M</w:t>
            </w:r>
            <w:r w:rsidR="00170449">
              <w:rPr>
                <w:b/>
                <w:bCs/>
                <w:sz w:val="18"/>
                <w:szCs w:val="18"/>
              </w:rPr>
              <w:t>850</w:t>
            </w:r>
            <w:r>
              <w:rPr>
                <w:b/>
                <w:bCs/>
                <w:sz w:val="18"/>
                <w:szCs w:val="18"/>
              </w:rPr>
              <w:t>:</w:t>
            </w:r>
          </w:p>
          <w:p w14:paraId="1398394A" w14:textId="77777777" w:rsidR="00917C38" w:rsidRPr="00917C38" w:rsidRDefault="00660C28" w:rsidP="00917C38">
            <w:pPr>
              <w:ind w:left="166"/>
              <w:rPr>
                <w:sz w:val="18"/>
                <w:szCs w:val="18"/>
              </w:rPr>
            </w:pPr>
            <w:r>
              <w:rPr>
                <w:sz w:val="18"/>
                <w:szCs w:val="18"/>
                <w:u w:val="single"/>
              </w:rPr>
              <w:t>Section 6</w:t>
            </w:r>
          </w:p>
          <w:p w14:paraId="51DA8A99" w14:textId="77777777" w:rsidR="00917C38" w:rsidRPr="00917C38" w:rsidRDefault="00660C28" w:rsidP="00917C38">
            <w:pPr>
              <w:ind w:left="166"/>
              <w:rPr>
                <w:sz w:val="18"/>
                <w:szCs w:val="18"/>
              </w:rPr>
            </w:pPr>
            <w:r w:rsidRPr="00917C38">
              <w:rPr>
                <w:sz w:val="18"/>
                <w:szCs w:val="18"/>
              </w:rPr>
              <w:t xml:space="preserve">Customer </w:t>
            </w:r>
            <w:proofErr w:type="gramStart"/>
            <w:r w:rsidRPr="00917C38">
              <w:rPr>
                <w:sz w:val="18"/>
                <w:szCs w:val="18"/>
              </w:rPr>
              <w:t>may</w:t>
            </w:r>
            <w:proofErr w:type="gramEnd"/>
            <w:r w:rsidRPr="00917C38">
              <w:rPr>
                <w:sz w:val="18"/>
                <w:szCs w:val="18"/>
              </w:rPr>
              <w:t xml:space="preserve"> with no penalty, terminate an Online Service under the following scenarios by providing Microsoft with reasonable written notice that identifies the applicable scenario with reasonable details showing the grounds on which the termination notice is premised:  </w:t>
            </w:r>
          </w:p>
          <w:p w14:paraId="4803EAB2" w14:textId="77777777" w:rsidR="00917C38" w:rsidRPr="00917C38" w:rsidRDefault="00660C28" w:rsidP="0063537B">
            <w:pPr>
              <w:numPr>
                <w:ilvl w:val="0"/>
                <w:numId w:val="16"/>
              </w:numPr>
              <w:ind w:left="526"/>
              <w:rPr>
                <w:sz w:val="18"/>
                <w:szCs w:val="18"/>
              </w:rPr>
            </w:pPr>
            <w:r w:rsidRPr="00917C38">
              <w:rPr>
                <w:sz w:val="18"/>
                <w:szCs w:val="18"/>
              </w:rPr>
              <w:t xml:space="preserve">At the express direction of a </w:t>
            </w:r>
            <w:r w:rsidR="00170449">
              <w:rPr>
                <w:sz w:val="18"/>
                <w:szCs w:val="18"/>
              </w:rPr>
              <w:t xml:space="preserve">FS Entity’s </w:t>
            </w:r>
            <w:proofErr w:type="gramStart"/>
            <w:r w:rsidRPr="00917C38">
              <w:rPr>
                <w:sz w:val="18"/>
                <w:szCs w:val="18"/>
              </w:rPr>
              <w:t>Regulator;</w:t>
            </w:r>
            <w:proofErr w:type="gramEnd"/>
            <w:r w:rsidRPr="00917C38">
              <w:rPr>
                <w:sz w:val="18"/>
                <w:szCs w:val="18"/>
              </w:rPr>
              <w:t xml:space="preserve">  </w:t>
            </w:r>
          </w:p>
          <w:p w14:paraId="594F83B5" w14:textId="77777777" w:rsidR="00917C38" w:rsidRPr="00917C38" w:rsidRDefault="00660C28" w:rsidP="0063537B">
            <w:pPr>
              <w:numPr>
                <w:ilvl w:val="0"/>
                <w:numId w:val="16"/>
              </w:numPr>
              <w:ind w:left="526"/>
              <w:rPr>
                <w:b/>
                <w:bCs/>
                <w:sz w:val="18"/>
                <w:szCs w:val="18"/>
              </w:rPr>
            </w:pPr>
            <w:r w:rsidRPr="00917C38">
              <w:rPr>
                <w:sz w:val="18"/>
                <w:szCs w:val="18"/>
              </w:rPr>
              <w:t xml:space="preserve">Upon Microsoft’s breach of applicable law, regulations or its obligations under this </w:t>
            </w:r>
            <w:proofErr w:type="gramStart"/>
            <w:r w:rsidRPr="00917C38">
              <w:rPr>
                <w:sz w:val="18"/>
                <w:szCs w:val="18"/>
              </w:rPr>
              <w:t>Amendment;</w:t>
            </w:r>
            <w:proofErr w:type="gramEnd"/>
            <w:r w:rsidRPr="00917C38">
              <w:rPr>
                <w:sz w:val="18"/>
                <w:szCs w:val="18"/>
              </w:rPr>
              <w:t> </w:t>
            </w:r>
            <w:r w:rsidRPr="00917C38">
              <w:rPr>
                <w:b/>
                <w:bCs/>
                <w:sz w:val="18"/>
                <w:szCs w:val="18"/>
              </w:rPr>
              <w:t xml:space="preserve"> </w:t>
            </w:r>
          </w:p>
          <w:p w14:paraId="5A7C96D0" w14:textId="77777777" w:rsidR="00917C38" w:rsidRPr="00917C38" w:rsidRDefault="00660C28" w:rsidP="0063537B">
            <w:pPr>
              <w:numPr>
                <w:ilvl w:val="0"/>
                <w:numId w:val="16"/>
              </w:numPr>
              <w:ind w:left="526"/>
              <w:rPr>
                <w:sz w:val="18"/>
                <w:szCs w:val="18"/>
              </w:rPr>
            </w:pPr>
            <w:r w:rsidRPr="00917C38">
              <w:rPr>
                <w:sz w:val="18"/>
                <w:szCs w:val="18"/>
              </w:rPr>
              <w:t xml:space="preserve">Where impediments capable of altering the performance of the outsourced function are </w:t>
            </w:r>
            <w:proofErr w:type="gramStart"/>
            <w:r w:rsidRPr="00917C38">
              <w:rPr>
                <w:sz w:val="18"/>
                <w:szCs w:val="18"/>
              </w:rPr>
              <w:t>identified;</w:t>
            </w:r>
            <w:proofErr w:type="gramEnd"/>
            <w:r w:rsidRPr="00917C38">
              <w:rPr>
                <w:sz w:val="18"/>
                <w:szCs w:val="18"/>
              </w:rPr>
              <w:t xml:space="preserve"> </w:t>
            </w:r>
          </w:p>
          <w:p w14:paraId="78B27E27" w14:textId="77777777" w:rsidR="00917C38" w:rsidRPr="00917C38" w:rsidRDefault="00660C28" w:rsidP="0063537B">
            <w:pPr>
              <w:numPr>
                <w:ilvl w:val="0"/>
                <w:numId w:val="16"/>
              </w:numPr>
              <w:ind w:left="526"/>
              <w:rPr>
                <w:sz w:val="18"/>
                <w:szCs w:val="18"/>
              </w:rPr>
            </w:pPr>
            <w:r w:rsidRPr="00917C38">
              <w:rPr>
                <w:sz w:val="18"/>
                <w:szCs w:val="18"/>
              </w:rPr>
              <w:t xml:space="preserve">Where Customer can reasonably demonstrate that there are weaknesses regarding the management and security of Customer Data or </w:t>
            </w:r>
            <w:proofErr w:type="gramStart"/>
            <w:r w:rsidRPr="00917C38">
              <w:rPr>
                <w:sz w:val="18"/>
                <w:szCs w:val="18"/>
              </w:rPr>
              <w:t>information;</w:t>
            </w:r>
            <w:proofErr w:type="gramEnd"/>
            <w:r w:rsidRPr="00917C38">
              <w:rPr>
                <w:sz w:val="18"/>
                <w:szCs w:val="18"/>
              </w:rPr>
              <w:t xml:space="preserve">  </w:t>
            </w:r>
          </w:p>
          <w:p w14:paraId="729EA124" w14:textId="77777777" w:rsidR="00170449" w:rsidRDefault="00660C28" w:rsidP="0063537B">
            <w:pPr>
              <w:numPr>
                <w:ilvl w:val="0"/>
                <w:numId w:val="16"/>
              </w:numPr>
              <w:ind w:left="526"/>
              <w:rPr>
                <w:sz w:val="18"/>
                <w:szCs w:val="18"/>
              </w:rPr>
            </w:pPr>
            <w:r w:rsidRPr="00917C38">
              <w:rPr>
                <w:sz w:val="18"/>
                <w:szCs w:val="18"/>
              </w:rPr>
              <w:t xml:space="preserve">Where Customer can reasonably demonstrate that there are material changes affecting the provisioning of the Online Services by </w:t>
            </w:r>
            <w:proofErr w:type="gramStart"/>
            <w:r w:rsidRPr="00917C38">
              <w:rPr>
                <w:sz w:val="18"/>
                <w:szCs w:val="18"/>
              </w:rPr>
              <w:t>Microsoft;</w:t>
            </w:r>
            <w:proofErr w:type="gramEnd"/>
            <w:r w:rsidRPr="00917C38">
              <w:rPr>
                <w:sz w:val="18"/>
                <w:szCs w:val="18"/>
              </w:rPr>
              <w:t xml:space="preserve"> </w:t>
            </w:r>
          </w:p>
          <w:p w14:paraId="4A98CF66" w14:textId="77777777" w:rsidR="00917C38" w:rsidRPr="00A11AC2" w:rsidRDefault="00660C28" w:rsidP="0063537B">
            <w:pPr>
              <w:numPr>
                <w:ilvl w:val="0"/>
                <w:numId w:val="16"/>
              </w:numPr>
              <w:ind w:left="526"/>
              <w:rPr>
                <w:sz w:val="18"/>
                <w:szCs w:val="18"/>
              </w:rPr>
            </w:pPr>
            <w:r w:rsidRPr="00917C38">
              <w:rPr>
                <w:sz w:val="18"/>
                <w:szCs w:val="18"/>
              </w:rPr>
              <w:t>In accordance with the termination right under Section 5(c) and Section 6;</w:t>
            </w:r>
            <w:r w:rsidR="00A11AC2">
              <w:rPr>
                <w:sz w:val="18"/>
                <w:szCs w:val="18"/>
              </w:rPr>
              <w:t xml:space="preserve"> </w:t>
            </w:r>
            <w:r w:rsidRPr="00A11AC2">
              <w:rPr>
                <w:sz w:val="18"/>
                <w:szCs w:val="18"/>
              </w:rPr>
              <w:t>or</w:t>
            </w:r>
          </w:p>
          <w:p w14:paraId="6359567E" w14:textId="77777777" w:rsidR="00917C38" w:rsidRPr="008757CD" w:rsidRDefault="00660C28" w:rsidP="0063537B">
            <w:pPr>
              <w:numPr>
                <w:ilvl w:val="0"/>
                <w:numId w:val="16"/>
              </w:numPr>
              <w:ind w:left="526"/>
              <w:rPr>
                <w:b/>
                <w:bCs/>
                <w:sz w:val="18"/>
                <w:szCs w:val="18"/>
              </w:rPr>
            </w:pPr>
            <w:r w:rsidRPr="00917C38">
              <w:rPr>
                <w:sz w:val="18"/>
                <w:szCs w:val="18"/>
              </w:rPr>
              <w:t>If Microsoft breaches any of its obligations under Section 5(d) that remain uncured for a period of 30 days (if curable), then Customer will have the right to terminate any affected Online Service according to the terms of this Section 6.</w:t>
            </w:r>
          </w:p>
          <w:p w14:paraId="755802D3" w14:textId="77777777" w:rsidR="008757CD" w:rsidRDefault="00660C28" w:rsidP="008757CD">
            <w:pPr>
              <w:ind w:left="256"/>
              <w:rPr>
                <w:sz w:val="18"/>
                <w:szCs w:val="18"/>
              </w:rPr>
            </w:pPr>
            <w:proofErr w:type="gramStart"/>
            <w:r w:rsidRPr="008757CD">
              <w:rPr>
                <w:sz w:val="18"/>
                <w:szCs w:val="18"/>
              </w:rPr>
              <w:t>In the event that</w:t>
            </w:r>
            <w:proofErr w:type="gramEnd"/>
            <w:r w:rsidRPr="008757CD">
              <w:rPr>
                <w:sz w:val="18"/>
                <w:szCs w:val="18"/>
              </w:rPr>
              <w:t xml:space="preserve"> </w:t>
            </w:r>
            <w:proofErr w:type="gramStart"/>
            <w:r w:rsidRPr="008757CD">
              <w:rPr>
                <w:sz w:val="18"/>
                <w:szCs w:val="18"/>
              </w:rPr>
              <w:t>Customer</w:t>
            </w:r>
            <w:proofErr w:type="gramEnd"/>
            <w:r w:rsidRPr="008757CD">
              <w:rPr>
                <w:sz w:val="18"/>
                <w:szCs w:val="18"/>
              </w:rPr>
              <w:t xml:space="preserve"> terminates any or all Online Services pursuant to this Section 6, </w:t>
            </w:r>
            <w:r w:rsidR="00A11AC2">
              <w:rPr>
                <w:sz w:val="18"/>
                <w:szCs w:val="18"/>
              </w:rPr>
              <w:t xml:space="preserve">the </w:t>
            </w:r>
            <w:r w:rsidRPr="008757CD">
              <w:rPr>
                <w:sz w:val="18"/>
                <w:szCs w:val="18"/>
              </w:rPr>
              <w:t>Customer is obligated to pay for any Online Services consumed prior to termination but not yet invoiced and all amounts due under any unpaid invoices shall become due and payable immediately. For clarity, Microsoft will not reimburse Customer for any payments made or costs incurred for any Professional Services related to a terminated Online Service or resulting from that termination. If Customer contracted to any commitment level(s) to consume Online Services, these commitments, including amounts already invoiced for Online Services not yet consumed, are not waived and parties will agree to reallocation of such commitments to other Online Services.</w:t>
            </w:r>
          </w:p>
          <w:p w14:paraId="4C715DCD" w14:textId="77777777" w:rsidR="008757CD" w:rsidRPr="008757CD" w:rsidRDefault="008757CD" w:rsidP="008757CD">
            <w:pPr>
              <w:ind w:left="256"/>
              <w:rPr>
                <w:sz w:val="18"/>
                <w:szCs w:val="18"/>
              </w:rPr>
            </w:pPr>
          </w:p>
          <w:p w14:paraId="342852C5" w14:textId="77777777" w:rsidR="007D5BC7" w:rsidRDefault="00660C28" w:rsidP="00345A8F">
            <w:pPr>
              <w:rPr>
                <w:b/>
                <w:bCs/>
                <w:sz w:val="18"/>
                <w:szCs w:val="18"/>
              </w:rPr>
            </w:pPr>
            <w:r w:rsidRPr="00F01821">
              <w:rPr>
                <w:b/>
                <w:bCs/>
                <w:sz w:val="18"/>
                <w:szCs w:val="18"/>
              </w:rPr>
              <w:t xml:space="preserve">DORA </w:t>
            </w:r>
            <w:r w:rsidR="003F0E6D">
              <w:rPr>
                <w:b/>
                <w:bCs/>
                <w:sz w:val="18"/>
                <w:szCs w:val="18"/>
              </w:rPr>
              <w:t>Supplement</w:t>
            </w:r>
            <w:r w:rsidRPr="00F01821">
              <w:rPr>
                <w:b/>
                <w:bCs/>
                <w:sz w:val="18"/>
                <w:szCs w:val="18"/>
              </w:rPr>
              <w:t xml:space="preserve">: </w:t>
            </w:r>
          </w:p>
          <w:p w14:paraId="09FC2C7B" w14:textId="77777777" w:rsidR="007D5BC7" w:rsidRPr="00BF351E" w:rsidRDefault="00660C28" w:rsidP="00345A8F">
            <w:pPr>
              <w:ind w:left="166"/>
              <w:rPr>
                <w:sz w:val="18"/>
                <w:szCs w:val="18"/>
                <w:u w:val="single"/>
              </w:rPr>
            </w:pPr>
            <w:r w:rsidRPr="00BF351E">
              <w:rPr>
                <w:sz w:val="18"/>
                <w:szCs w:val="18"/>
                <w:u w:val="single"/>
              </w:rPr>
              <w:t xml:space="preserve">Section </w:t>
            </w:r>
            <w:r w:rsidR="00917C38">
              <w:rPr>
                <w:sz w:val="18"/>
                <w:szCs w:val="18"/>
                <w:u w:val="single"/>
              </w:rPr>
              <w:t>4.2</w:t>
            </w:r>
            <w:r w:rsidRPr="00BF351E">
              <w:rPr>
                <w:sz w:val="18"/>
                <w:szCs w:val="18"/>
              </w:rPr>
              <w:t xml:space="preserve"> </w:t>
            </w:r>
            <w:r w:rsidRPr="00BF351E">
              <w:rPr>
                <w:sz w:val="18"/>
                <w:szCs w:val="18"/>
              </w:rPr>
              <w:tab/>
            </w:r>
          </w:p>
          <w:p w14:paraId="2A432727" w14:textId="77777777" w:rsidR="007D5BC7" w:rsidRPr="008757CD" w:rsidRDefault="00660C28" w:rsidP="008757CD">
            <w:pPr>
              <w:spacing w:after="120"/>
              <w:ind w:left="173"/>
              <w:rPr>
                <w:sz w:val="18"/>
                <w:szCs w:val="18"/>
              </w:rPr>
            </w:pPr>
            <w:r w:rsidRPr="00917C38">
              <w:rPr>
                <w:b/>
                <w:bCs/>
                <w:sz w:val="18"/>
                <w:szCs w:val="18"/>
              </w:rPr>
              <w:t xml:space="preserve">Additional </w:t>
            </w:r>
            <w:r w:rsidR="00A71FFC">
              <w:rPr>
                <w:b/>
                <w:bCs/>
                <w:sz w:val="18"/>
                <w:szCs w:val="18"/>
              </w:rPr>
              <w:t xml:space="preserve">Customer </w:t>
            </w:r>
            <w:r w:rsidRPr="00917C38">
              <w:rPr>
                <w:b/>
                <w:bCs/>
                <w:sz w:val="18"/>
                <w:szCs w:val="18"/>
              </w:rPr>
              <w:t xml:space="preserve">Termination Rights. </w:t>
            </w:r>
            <w:r w:rsidRPr="00917C38">
              <w:rPr>
                <w:sz w:val="18"/>
                <w:szCs w:val="18"/>
              </w:rPr>
              <w:t>Customer may further terminate a Critical or Important Online Service under (and subject to) the terms and procedures set forth in Section 6 of the FSA (“Additional</w:t>
            </w:r>
            <w:r w:rsidR="00A71FFC">
              <w:rPr>
                <w:sz w:val="18"/>
                <w:szCs w:val="18"/>
              </w:rPr>
              <w:t xml:space="preserve"> Customer</w:t>
            </w:r>
            <w:r w:rsidRPr="00917C38">
              <w:rPr>
                <w:sz w:val="18"/>
                <w:szCs w:val="18"/>
              </w:rPr>
              <w:t xml:space="preserve"> Termination Rights”), in the event of Microsoft’s evidenced weakness pertaining to its overall ICT risk management, with respect to the way Microsoft ensures the availability, authenticity, integrity, and confidentiality of Customer Data.</w:t>
            </w:r>
          </w:p>
        </w:tc>
        <w:tc>
          <w:tcPr>
            <w:tcW w:w="7470" w:type="dxa"/>
          </w:tcPr>
          <w:p w14:paraId="6D41CD0B" w14:textId="77777777" w:rsidR="007D5BC7" w:rsidRDefault="00660C28" w:rsidP="00345A8F">
            <w:pPr>
              <w:rPr>
                <w:sz w:val="18"/>
                <w:szCs w:val="18"/>
              </w:rPr>
            </w:pPr>
            <w:proofErr w:type="gramStart"/>
            <w:r>
              <w:rPr>
                <w:sz w:val="18"/>
                <w:szCs w:val="18"/>
              </w:rPr>
              <w:t>Customer</w:t>
            </w:r>
            <w:proofErr w:type="gramEnd"/>
            <w:r>
              <w:rPr>
                <w:sz w:val="18"/>
                <w:szCs w:val="18"/>
              </w:rPr>
              <w:t xml:space="preserve"> may terminate an Online Service under the following scenarios: </w:t>
            </w:r>
          </w:p>
          <w:p w14:paraId="106422F3" w14:textId="77777777" w:rsidR="007D5BC7" w:rsidRDefault="00660C28" w:rsidP="0063537B">
            <w:pPr>
              <w:pStyle w:val="ListParagraph"/>
              <w:numPr>
                <w:ilvl w:val="0"/>
                <w:numId w:val="8"/>
              </w:numPr>
              <w:ind w:left="256" w:hanging="180"/>
              <w:rPr>
                <w:sz w:val="18"/>
                <w:szCs w:val="18"/>
              </w:rPr>
            </w:pPr>
            <w:r w:rsidRPr="00632A87">
              <w:rPr>
                <w:sz w:val="18"/>
                <w:szCs w:val="18"/>
              </w:rPr>
              <w:t xml:space="preserve">At the express direction of </w:t>
            </w:r>
            <w:r w:rsidR="006109B3">
              <w:rPr>
                <w:sz w:val="18"/>
                <w:szCs w:val="18"/>
              </w:rPr>
              <w:t>FS Entity’s</w:t>
            </w:r>
            <w:r w:rsidR="006109B3" w:rsidRPr="00632A87">
              <w:rPr>
                <w:sz w:val="18"/>
                <w:szCs w:val="18"/>
              </w:rPr>
              <w:t xml:space="preserve"> </w:t>
            </w:r>
            <w:r w:rsidRPr="00632A87">
              <w:rPr>
                <w:sz w:val="18"/>
                <w:szCs w:val="18"/>
              </w:rPr>
              <w:t xml:space="preserve">Regulator or a resolution </w:t>
            </w:r>
            <w:proofErr w:type="gramStart"/>
            <w:r w:rsidRPr="00632A87">
              <w:rPr>
                <w:sz w:val="18"/>
                <w:szCs w:val="18"/>
              </w:rPr>
              <w:t>authority</w:t>
            </w:r>
            <w:r>
              <w:rPr>
                <w:sz w:val="18"/>
                <w:szCs w:val="18"/>
              </w:rPr>
              <w:t>;</w:t>
            </w:r>
            <w:proofErr w:type="gramEnd"/>
            <w:r w:rsidRPr="00632A87">
              <w:rPr>
                <w:sz w:val="18"/>
                <w:szCs w:val="18"/>
              </w:rPr>
              <w:t xml:space="preserve"> </w:t>
            </w:r>
          </w:p>
          <w:p w14:paraId="6C9D72CE" w14:textId="77777777" w:rsidR="007D5BC7" w:rsidRDefault="00660C28" w:rsidP="0063537B">
            <w:pPr>
              <w:pStyle w:val="ListParagraph"/>
              <w:numPr>
                <w:ilvl w:val="0"/>
                <w:numId w:val="8"/>
              </w:numPr>
              <w:ind w:left="256" w:hanging="180"/>
              <w:rPr>
                <w:sz w:val="18"/>
                <w:szCs w:val="18"/>
              </w:rPr>
            </w:pPr>
            <w:r w:rsidRPr="00632A87">
              <w:rPr>
                <w:sz w:val="18"/>
                <w:szCs w:val="18"/>
              </w:rPr>
              <w:t xml:space="preserve">Upon Microsoft’s breach of applicable law, regulations or its obligations under this </w:t>
            </w:r>
            <w:proofErr w:type="gramStart"/>
            <w:r w:rsidRPr="00632A87">
              <w:rPr>
                <w:sz w:val="18"/>
                <w:szCs w:val="18"/>
              </w:rPr>
              <w:t>Amendment</w:t>
            </w:r>
            <w:r>
              <w:rPr>
                <w:sz w:val="18"/>
                <w:szCs w:val="18"/>
              </w:rPr>
              <w:t>;</w:t>
            </w:r>
            <w:proofErr w:type="gramEnd"/>
          </w:p>
          <w:p w14:paraId="6F4A4151" w14:textId="77777777" w:rsidR="007D5BC7" w:rsidRDefault="00660C28" w:rsidP="0063537B">
            <w:pPr>
              <w:pStyle w:val="ListParagraph"/>
              <w:numPr>
                <w:ilvl w:val="0"/>
                <w:numId w:val="8"/>
              </w:numPr>
              <w:ind w:left="256" w:hanging="180"/>
              <w:rPr>
                <w:sz w:val="18"/>
                <w:szCs w:val="18"/>
              </w:rPr>
            </w:pPr>
            <w:r w:rsidRPr="00632A87">
              <w:rPr>
                <w:sz w:val="18"/>
                <w:szCs w:val="18"/>
              </w:rPr>
              <w:t>Where impediments capable of altering the performance of the outsourced function are identified</w:t>
            </w:r>
            <w:r>
              <w:rPr>
                <w:sz w:val="18"/>
                <w:szCs w:val="18"/>
              </w:rPr>
              <w:t>; and</w:t>
            </w:r>
          </w:p>
          <w:p w14:paraId="0EB8C3A1" w14:textId="77777777" w:rsidR="007D5BC7" w:rsidRDefault="00660C28" w:rsidP="0063537B">
            <w:pPr>
              <w:pStyle w:val="ListParagraph"/>
              <w:numPr>
                <w:ilvl w:val="0"/>
                <w:numId w:val="8"/>
              </w:numPr>
              <w:ind w:left="256" w:hanging="180"/>
              <w:rPr>
                <w:sz w:val="18"/>
                <w:szCs w:val="18"/>
              </w:rPr>
            </w:pPr>
            <w:r w:rsidRPr="003229DE">
              <w:rPr>
                <w:sz w:val="18"/>
                <w:szCs w:val="18"/>
              </w:rPr>
              <w:t xml:space="preserve">Microsoft has evidenced weakness pertaining to its overall ICT risk management and </w:t>
            </w:r>
            <w:proofErr w:type="gramStart"/>
            <w:r w:rsidRPr="003229DE">
              <w:rPr>
                <w:sz w:val="18"/>
                <w:szCs w:val="18"/>
              </w:rPr>
              <w:t>in particular in</w:t>
            </w:r>
            <w:proofErr w:type="gramEnd"/>
            <w:r w:rsidRPr="003229DE">
              <w:rPr>
                <w:sz w:val="18"/>
                <w:szCs w:val="18"/>
              </w:rPr>
              <w:t xml:space="preserve"> the way it ensures the availability, authenticity, integrity </w:t>
            </w:r>
            <w:proofErr w:type="gramStart"/>
            <w:r w:rsidRPr="003229DE">
              <w:rPr>
                <w:sz w:val="18"/>
                <w:szCs w:val="18"/>
              </w:rPr>
              <w:t>and,</w:t>
            </w:r>
            <w:proofErr w:type="gramEnd"/>
            <w:r w:rsidRPr="003229DE">
              <w:rPr>
                <w:sz w:val="18"/>
                <w:szCs w:val="18"/>
              </w:rPr>
              <w:t xml:space="preserve"> confidentiality, of data whether personal or otherwise sensitive data, or non-personal data</w:t>
            </w:r>
            <w:r>
              <w:rPr>
                <w:sz w:val="18"/>
                <w:szCs w:val="18"/>
              </w:rPr>
              <w:t>.</w:t>
            </w:r>
          </w:p>
          <w:p w14:paraId="6135AD0F" w14:textId="77777777" w:rsidR="007D5BC7" w:rsidRDefault="00660C28" w:rsidP="00345A8F">
            <w:pPr>
              <w:pStyle w:val="ListParagraph"/>
              <w:ind w:left="256"/>
              <w:rPr>
                <w:sz w:val="18"/>
                <w:szCs w:val="18"/>
              </w:rPr>
            </w:pPr>
            <w:r>
              <w:rPr>
                <w:sz w:val="18"/>
                <w:szCs w:val="18"/>
              </w:rPr>
              <w:t>(</w:t>
            </w:r>
            <w:r w:rsidR="00A63BA3">
              <w:rPr>
                <w:sz w:val="18"/>
                <w:szCs w:val="18"/>
              </w:rPr>
              <w:t>M</w:t>
            </w:r>
            <w:r w:rsidR="00C847D8">
              <w:rPr>
                <w:sz w:val="18"/>
                <w:szCs w:val="18"/>
              </w:rPr>
              <w:t>850</w:t>
            </w:r>
            <w:r w:rsidR="00A63BA3">
              <w:rPr>
                <w:sz w:val="18"/>
                <w:szCs w:val="18"/>
              </w:rPr>
              <w:t xml:space="preserve">, 6; </w:t>
            </w:r>
            <w:r>
              <w:rPr>
                <w:sz w:val="18"/>
                <w:szCs w:val="18"/>
              </w:rPr>
              <w:t xml:space="preserve">DORA </w:t>
            </w:r>
            <w:r w:rsidR="00A63BA3">
              <w:rPr>
                <w:sz w:val="18"/>
                <w:szCs w:val="18"/>
              </w:rPr>
              <w:t>Supplement</w:t>
            </w:r>
            <w:r>
              <w:rPr>
                <w:sz w:val="18"/>
                <w:szCs w:val="18"/>
              </w:rPr>
              <w:t xml:space="preserve">, </w:t>
            </w:r>
            <w:r w:rsidR="00A63BA3">
              <w:rPr>
                <w:sz w:val="18"/>
                <w:szCs w:val="18"/>
              </w:rPr>
              <w:t>4</w:t>
            </w:r>
            <w:r>
              <w:rPr>
                <w:sz w:val="18"/>
                <w:szCs w:val="18"/>
              </w:rPr>
              <w:t>.</w:t>
            </w:r>
            <w:r w:rsidR="00A63BA3">
              <w:rPr>
                <w:sz w:val="18"/>
                <w:szCs w:val="18"/>
              </w:rPr>
              <w:t>2</w:t>
            </w:r>
            <w:r>
              <w:rPr>
                <w:sz w:val="18"/>
                <w:szCs w:val="18"/>
              </w:rPr>
              <w:t>).</w:t>
            </w:r>
          </w:p>
          <w:p w14:paraId="633D13C8" w14:textId="77777777" w:rsidR="0051324F" w:rsidRDefault="0051324F" w:rsidP="00345A8F">
            <w:pPr>
              <w:pStyle w:val="ListParagraph"/>
              <w:ind w:left="256"/>
              <w:rPr>
                <w:sz w:val="18"/>
                <w:szCs w:val="18"/>
              </w:rPr>
            </w:pPr>
          </w:p>
          <w:p w14:paraId="50E5D1AE" w14:textId="199709CB" w:rsidR="0051324F" w:rsidRDefault="00660C28" w:rsidP="0051324F">
            <w:pPr>
              <w:rPr>
                <w:sz w:val="18"/>
                <w:szCs w:val="18"/>
              </w:rPr>
            </w:pPr>
            <w:r>
              <w:rPr>
                <w:sz w:val="18"/>
                <w:szCs w:val="18"/>
              </w:rPr>
              <w:t xml:space="preserve">The FSA already covers the termination right provided in DORA Supplement 4.2, so it is not necessary to extend this right to other online services. </w:t>
            </w:r>
            <w:r w:rsidRPr="00641086">
              <w:rPr>
                <w:sz w:val="18"/>
                <w:szCs w:val="18"/>
              </w:rPr>
              <w:t>The DORA Supplement specifically adds it for Critical or Important Online Services in response to Article 4(1)(k) of the Subcontracting RTS.</w:t>
            </w:r>
          </w:p>
          <w:p w14:paraId="1BA9F10E" w14:textId="77777777" w:rsidR="0051324F" w:rsidRDefault="0051324F" w:rsidP="0051324F">
            <w:pPr>
              <w:rPr>
                <w:sz w:val="18"/>
                <w:szCs w:val="18"/>
              </w:rPr>
            </w:pPr>
          </w:p>
          <w:p w14:paraId="61916EB1" w14:textId="77777777" w:rsidR="007D5BC7" w:rsidRPr="003229DE" w:rsidRDefault="00660C28" w:rsidP="00345A8F">
            <w:pPr>
              <w:pStyle w:val="ListParagraph"/>
              <w:ind w:left="256"/>
              <w:rPr>
                <w:sz w:val="18"/>
                <w:szCs w:val="18"/>
              </w:rPr>
            </w:pPr>
            <w:r>
              <w:rPr>
                <w:b/>
                <w:bCs/>
                <w:sz w:val="18"/>
                <w:szCs w:val="18"/>
              </w:rPr>
              <w:t>Further Explanation:</w:t>
            </w:r>
            <w:r>
              <w:rPr>
                <w:sz w:val="18"/>
                <w:szCs w:val="18"/>
              </w:rPr>
              <w:t xml:space="preserve"> </w:t>
            </w:r>
            <w:r w:rsidRPr="0051324F">
              <w:rPr>
                <w:sz w:val="18"/>
                <w:szCs w:val="18"/>
              </w:rPr>
              <w:t>Even though the M</w:t>
            </w:r>
            <w:r>
              <w:rPr>
                <w:sz w:val="18"/>
                <w:szCs w:val="18"/>
              </w:rPr>
              <w:t>850</w:t>
            </w:r>
            <w:r w:rsidRPr="0051324F">
              <w:rPr>
                <w:sz w:val="18"/>
                <w:szCs w:val="18"/>
              </w:rPr>
              <w:t xml:space="preserve"> provides termination rights to satisfy DORA Art. 28(7)(c), the Subcontracting RTS requires that </w:t>
            </w:r>
            <w:r w:rsidRPr="0051324F">
              <w:rPr>
                <w:i/>
                <w:iCs/>
                <w:sz w:val="18"/>
                <w:szCs w:val="18"/>
              </w:rPr>
              <w:t>the contract</w:t>
            </w:r>
            <w:r w:rsidRPr="0051324F">
              <w:rPr>
                <w:sz w:val="18"/>
                <w:szCs w:val="18"/>
              </w:rPr>
              <w:t xml:space="preserve"> </w:t>
            </w:r>
            <w:r w:rsidRPr="0051324F">
              <w:rPr>
                <w:i/>
                <w:iCs/>
                <w:sz w:val="18"/>
                <w:szCs w:val="18"/>
              </w:rPr>
              <w:t xml:space="preserve">specify </w:t>
            </w:r>
            <w:r w:rsidRPr="0051324F">
              <w:rPr>
                <w:sz w:val="18"/>
                <w:szCs w:val="18"/>
              </w:rPr>
              <w:t xml:space="preserve">this right in respect of critical or important online services. (Subcontracting RTS, Art. 4(1)(k)). Microsoft has added this provision </w:t>
            </w:r>
            <w:proofErr w:type="gramStart"/>
            <w:r w:rsidRPr="0051324F">
              <w:rPr>
                <w:sz w:val="18"/>
                <w:szCs w:val="18"/>
              </w:rPr>
              <w:t>as a way to</w:t>
            </w:r>
            <w:proofErr w:type="gramEnd"/>
            <w:r w:rsidRPr="0051324F">
              <w:rPr>
                <w:sz w:val="18"/>
                <w:szCs w:val="18"/>
              </w:rPr>
              <w:t xml:space="preserve"> consolidate the M</w:t>
            </w:r>
            <w:r>
              <w:rPr>
                <w:sz w:val="18"/>
                <w:szCs w:val="18"/>
              </w:rPr>
              <w:t>850</w:t>
            </w:r>
            <w:r w:rsidRPr="0051324F">
              <w:rPr>
                <w:sz w:val="18"/>
                <w:szCs w:val="18"/>
              </w:rPr>
              <w:t xml:space="preserve"> termination rights and expressly satisfy the requirement of the RTS. As such, Microsoft does not need to extend this commitment beyond the scope of Critical or Important Online Services. Given Article 28 only addresses “General Principles” (the title of the Article in DORA)—not specific contractual language like, e.g., Article 30 or the RTS—it is appropriate to use the wording from the contractual requirement in the RTS, not Article 28.</w:t>
            </w:r>
          </w:p>
        </w:tc>
      </w:tr>
      <w:tr w:rsidR="000B722B" w14:paraId="087AC4DE" w14:textId="77777777" w:rsidTr="007F64A9">
        <w:trPr>
          <w:trHeight w:val="300"/>
        </w:trPr>
        <w:tc>
          <w:tcPr>
            <w:tcW w:w="535" w:type="dxa"/>
            <w:shd w:val="clear" w:color="auto" w:fill="E8E8E8" w:themeFill="background2"/>
          </w:tcPr>
          <w:p w14:paraId="5C13D41A" w14:textId="77777777" w:rsidR="00CB35C3" w:rsidRPr="00DB3C0F" w:rsidRDefault="00CB35C3" w:rsidP="0063537B">
            <w:pPr>
              <w:pStyle w:val="ListParagraph"/>
              <w:numPr>
                <w:ilvl w:val="0"/>
                <w:numId w:val="12"/>
              </w:numPr>
              <w:ind w:left="420"/>
              <w:rPr>
                <w:b/>
                <w:bCs/>
                <w:sz w:val="18"/>
                <w:szCs w:val="18"/>
              </w:rPr>
            </w:pPr>
          </w:p>
        </w:tc>
        <w:tc>
          <w:tcPr>
            <w:tcW w:w="1486" w:type="dxa"/>
          </w:tcPr>
          <w:p w14:paraId="7FBCD497" w14:textId="77777777" w:rsidR="00CB35C3" w:rsidRDefault="00660C28" w:rsidP="00345A8F">
            <w:pPr>
              <w:rPr>
                <w:sz w:val="18"/>
                <w:szCs w:val="18"/>
              </w:rPr>
            </w:pPr>
            <w:r w:rsidRPr="00CB35C3">
              <w:rPr>
                <w:sz w:val="18"/>
                <w:szCs w:val="18"/>
              </w:rPr>
              <w:t>RTS 53 Art. 4(1)</w:t>
            </w:r>
          </w:p>
        </w:tc>
        <w:tc>
          <w:tcPr>
            <w:tcW w:w="3734" w:type="dxa"/>
          </w:tcPr>
          <w:p w14:paraId="0A349B52" w14:textId="77777777" w:rsidR="00CB35C3" w:rsidRPr="00072CF9" w:rsidRDefault="00660C28" w:rsidP="00345A8F">
            <w:pPr>
              <w:rPr>
                <w:sz w:val="18"/>
                <w:szCs w:val="18"/>
              </w:rPr>
            </w:pPr>
            <w:r w:rsidRPr="00CB35C3">
              <w:rPr>
                <w:sz w:val="18"/>
                <w:szCs w:val="18"/>
                <w:lang w:val="x-none"/>
              </w:rPr>
              <w:t>When describing in the written contractual arrangements the ICT services to be provided by an ICT third-party service provider in accordance with Article 30(2)(a) of Regulation (</w:t>
            </w:r>
            <w:r w:rsidRPr="00766997">
              <w:rPr>
                <w:sz w:val="18"/>
                <w:szCs w:val="18"/>
                <w:lang w:val="x-none"/>
              </w:rPr>
              <w:t>EU) 2022/2554, financial entities shall identify which ICT services supporting critical or important functions are eligible for subcontracting and under which conditions. In particular, and without prejudice to the financial</w:t>
            </w:r>
            <w:r w:rsidRPr="00CB35C3">
              <w:rPr>
                <w:sz w:val="18"/>
                <w:szCs w:val="18"/>
                <w:lang w:val="x-none"/>
              </w:rPr>
              <w:t xml:space="preserve"> entities’ final responsibilities stemming from Regulation 2022/2554, for each ICT service supporting a critical or important function or material parts thereof eligible for subcontracting, the written contractual agreement between the financial entity and the third-party service provider shall specify:</w:t>
            </w:r>
          </w:p>
        </w:tc>
        <w:tc>
          <w:tcPr>
            <w:tcW w:w="1710" w:type="dxa"/>
          </w:tcPr>
          <w:p w14:paraId="1F375303" w14:textId="77777777" w:rsidR="00CB35C3" w:rsidRPr="00CB35C3" w:rsidRDefault="00660C28" w:rsidP="00CB35C3">
            <w:pPr>
              <w:rPr>
                <w:sz w:val="18"/>
                <w:szCs w:val="18"/>
              </w:rPr>
            </w:pPr>
            <w:r w:rsidRPr="00CB35C3">
              <w:rPr>
                <w:sz w:val="18"/>
                <w:szCs w:val="18"/>
              </w:rPr>
              <w:t>-</w:t>
            </w:r>
            <w:r>
              <w:rPr>
                <w:sz w:val="18"/>
                <w:szCs w:val="18"/>
              </w:rPr>
              <w:t xml:space="preserve"> DORA Supplement</w:t>
            </w:r>
          </w:p>
        </w:tc>
        <w:tc>
          <w:tcPr>
            <w:tcW w:w="7650" w:type="dxa"/>
          </w:tcPr>
          <w:p w14:paraId="287852BD" w14:textId="77777777" w:rsidR="00CB35C3" w:rsidRDefault="00660C28" w:rsidP="00345A8F">
            <w:pPr>
              <w:rPr>
                <w:b/>
                <w:bCs/>
                <w:sz w:val="18"/>
                <w:szCs w:val="18"/>
              </w:rPr>
            </w:pPr>
            <w:r>
              <w:rPr>
                <w:b/>
                <w:bCs/>
                <w:sz w:val="18"/>
                <w:szCs w:val="18"/>
              </w:rPr>
              <w:t>DORA Supplement:</w:t>
            </w:r>
          </w:p>
          <w:p w14:paraId="2B0ADC6D" w14:textId="77777777" w:rsidR="00CB35C3" w:rsidRDefault="00660C28" w:rsidP="00CB35C3">
            <w:pPr>
              <w:ind w:left="166"/>
              <w:rPr>
                <w:sz w:val="18"/>
                <w:szCs w:val="18"/>
              </w:rPr>
            </w:pPr>
            <w:r w:rsidRPr="00CB35C3">
              <w:rPr>
                <w:sz w:val="18"/>
                <w:szCs w:val="18"/>
                <w:u w:val="single"/>
              </w:rPr>
              <w:t>Section 1.1</w:t>
            </w:r>
          </w:p>
          <w:p w14:paraId="5AB70B2D" w14:textId="77777777" w:rsidR="00CB35C3" w:rsidRDefault="00660C28" w:rsidP="00CB35C3">
            <w:pPr>
              <w:ind w:left="166"/>
              <w:rPr>
                <w:sz w:val="18"/>
                <w:szCs w:val="18"/>
              </w:rPr>
            </w:pPr>
            <w:r w:rsidRPr="008A5F1F">
              <w:rPr>
                <w:rFonts w:eastAsia="Times New Roman" w:cs="Arial"/>
                <w:color w:val="000000"/>
                <w:sz w:val="18"/>
                <w:szCs w:val="18"/>
                <w:lang w:eastAsia="en-US"/>
              </w:rPr>
              <w:t>“</w:t>
            </w:r>
            <w:r w:rsidRPr="008A5F1F">
              <w:rPr>
                <w:rFonts w:eastAsia="Times New Roman" w:cs="Arial"/>
                <w:b/>
                <w:bCs/>
                <w:color w:val="000000"/>
                <w:sz w:val="18"/>
                <w:szCs w:val="18"/>
                <w:lang w:eastAsia="en-US"/>
              </w:rPr>
              <w:t>Critical or Important Online Services</w:t>
            </w:r>
            <w:r w:rsidRPr="008A5F1F">
              <w:rPr>
                <w:rFonts w:eastAsia="Times New Roman" w:cs="Arial"/>
                <w:color w:val="000000"/>
                <w:sz w:val="18"/>
                <w:szCs w:val="18"/>
                <w:lang w:eastAsia="en-US"/>
              </w:rPr>
              <w:t xml:space="preserve">” means, pursuant to DORA Article 28(3), Microsoft’s Online Services, as described in the applicable Product documentation, </w:t>
            </w:r>
            <w:r w:rsidR="00E42DA2" w:rsidRPr="00E42DA2">
              <w:rPr>
                <w:rFonts w:eastAsia="Times New Roman" w:cs="Arial"/>
                <w:color w:val="000000"/>
                <w:sz w:val="18"/>
                <w:szCs w:val="18"/>
                <w:lang w:eastAsia="en-US"/>
              </w:rPr>
              <w:t>that Customer provides to FS Entities under the Enrollment and configured by Customer to be capable of supporting Customer’s an FS Entity’s critical or important functions.</w:t>
            </w:r>
          </w:p>
          <w:p w14:paraId="3B34A56C" w14:textId="77777777" w:rsidR="00A63BA3" w:rsidRDefault="00A63BA3" w:rsidP="00CB35C3">
            <w:pPr>
              <w:ind w:left="166"/>
              <w:rPr>
                <w:sz w:val="18"/>
                <w:szCs w:val="18"/>
              </w:rPr>
            </w:pPr>
          </w:p>
          <w:p w14:paraId="6DBB0589" w14:textId="77777777" w:rsidR="00A63BA3" w:rsidRDefault="00660C28" w:rsidP="00CB35C3">
            <w:pPr>
              <w:ind w:left="166"/>
              <w:rPr>
                <w:sz w:val="18"/>
                <w:szCs w:val="18"/>
                <w:u w:val="single"/>
              </w:rPr>
            </w:pPr>
            <w:r>
              <w:rPr>
                <w:sz w:val="18"/>
                <w:szCs w:val="18"/>
                <w:u w:val="single"/>
              </w:rPr>
              <w:t>Section 6.1</w:t>
            </w:r>
          </w:p>
          <w:p w14:paraId="3AD048CA" w14:textId="77777777" w:rsidR="00A63BA3" w:rsidRPr="00A63BA3" w:rsidRDefault="00660C28" w:rsidP="00CB35C3">
            <w:pPr>
              <w:ind w:left="166"/>
              <w:rPr>
                <w:sz w:val="18"/>
                <w:szCs w:val="18"/>
              </w:rPr>
            </w:pPr>
            <w:r w:rsidRPr="00A63BA3">
              <w:rPr>
                <w:b/>
                <w:bCs/>
                <w:sz w:val="18"/>
                <w:szCs w:val="18"/>
              </w:rPr>
              <w:t xml:space="preserve">Consent to use of Important Providers. </w:t>
            </w:r>
            <w:r w:rsidRPr="00A63BA3">
              <w:rPr>
                <w:sz w:val="18"/>
                <w:szCs w:val="18"/>
              </w:rPr>
              <w:t xml:space="preserve">The parties acknowledge and agree that Microsoft may engage with Important Providers to provide Customer with Critical or Important Online Services. Microsoft will remain responsible for </w:t>
            </w:r>
            <w:proofErr w:type="gramStart"/>
            <w:r w:rsidRPr="00A63BA3">
              <w:rPr>
                <w:sz w:val="18"/>
                <w:szCs w:val="18"/>
              </w:rPr>
              <w:t>Important</w:t>
            </w:r>
            <w:proofErr w:type="gramEnd"/>
            <w:r w:rsidRPr="00A63BA3">
              <w:rPr>
                <w:sz w:val="18"/>
                <w:szCs w:val="18"/>
              </w:rPr>
              <w:t xml:space="preserve"> Providers’ compliance with Microsoft’s obligations under the Enrollment.</w:t>
            </w:r>
          </w:p>
        </w:tc>
        <w:tc>
          <w:tcPr>
            <w:tcW w:w="7470" w:type="dxa"/>
          </w:tcPr>
          <w:p w14:paraId="63853623" w14:textId="77777777" w:rsidR="00CB35C3" w:rsidRPr="0072481C" w:rsidRDefault="00660C28" w:rsidP="00345A8F">
            <w:pPr>
              <w:rPr>
                <w:sz w:val="18"/>
                <w:szCs w:val="18"/>
              </w:rPr>
            </w:pPr>
            <w:r>
              <w:rPr>
                <w:sz w:val="18"/>
                <w:szCs w:val="18"/>
              </w:rPr>
              <w:t xml:space="preserve">The parties acknowledge that Microsoft may engage with Important Providers in delivering </w:t>
            </w:r>
            <w:r w:rsidR="00FF7311">
              <w:rPr>
                <w:sz w:val="18"/>
                <w:szCs w:val="18"/>
              </w:rPr>
              <w:t>services that</w:t>
            </w:r>
            <w:r w:rsidR="00A06EC2">
              <w:rPr>
                <w:sz w:val="18"/>
                <w:szCs w:val="18"/>
              </w:rPr>
              <w:t xml:space="preserve"> Customer then provides to FS </w:t>
            </w:r>
            <w:proofErr w:type="gramStart"/>
            <w:r w:rsidR="00A06EC2">
              <w:rPr>
                <w:sz w:val="18"/>
                <w:szCs w:val="18"/>
              </w:rPr>
              <w:t>Entities</w:t>
            </w:r>
            <w:proofErr w:type="gramEnd"/>
            <w:r w:rsidR="00A06EC2">
              <w:rPr>
                <w:sz w:val="18"/>
                <w:szCs w:val="18"/>
              </w:rPr>
              <w:t xml:space="preserve"> and which</w:t>
            </w:r>
            <w:r w:rsidR="00FF7311">
              <w:rPr>
                <w:sz w:val="18"/>
                <w:szCs w:val="18"/>
              </w:rPr>
              <w:t xml:space="preserve"> may support</w:t>
            </w:r>
            <w:r w:rsidR="00A06EC2">
              <w:rPr>
                <w:sz w:val="18"/>
                <w:szCs w:val="18"/>
              </w:rPr>
              <w:t xml:space="preserve"> an</w:t>
            </w:r>
            <w:r w:rsidR="00FF7311">
              <w:rPr>
                <w:sz w:val="18"/>
                <w:szCs w:val="18"/>
              </w:rPr>
              <w:t xml:space="preserve"> </w:t>
            </w:r>
            <w:r w:rsidR="00A06EC2">
              <w:rPr>
                <w:sz w:val="18"/>
                <w:szCs w:val="18"/>
              </w:rPr>
              <w:t xml:space="preserve">FS Entity’s </w:t>
            </w:r>
            <w:r w:rsidR="00FF7311">
              <w:rPr>
                <w:sz w:val="18"/>
                <w:szCs w:val="18"/>
              </w:rPr>
              <w:t xml:space="preserve">critical or important </w:t>
            </w:r>
            <w:r w:rsidR="00766997">
              <w:rPr>
                <w:sz w:val="18"/>
                <w:szCs w:val="18"/>
              </w:rPr>
              <w:t xml:space="preserve">ICT </w:t>
            </w:r>
            <w:r w:rsidR="00FF7311">
              <w:rPr>
                <w:sz w:val="18"/>
                <w:szCs w:val="18"/>
              </w:rPr>
              <w:t>functions</w:t>
            </w:r>
            <w:r>
              <w:rPr>
                <w:sz w:val="18"/>
                <w:szCs w:val="18"/>
              </w:rPr>
              <w:t>, but Microsoft remains responsible for the ultimate delivery of those services. (DORA Supplement 6.1).</w:t>
            </w:r>
          </w:p>
        </w:tc>
      </w:tr>
      <w:tr w:rsidR="000B722B" w14:paraId="78D17A84" w14:textId="77777777" w:rsidTr="007F64A9">
        <w:trPr>
          <w:trHeight w:val="300"/>
        </w:trPr>
        <w:tc>
          <w:tcPr>
            <w:tcW w:w="535" w:type="dxa"/>
            <w:shd w:val="clear" w:color="auto" w:fill="E8E8E8" w:themeFill="background2"/>
          </w:tcPr>
          <w:p w14:paraId="68DF3E8E" w14:textId="77777777" w:rsidR="007D5BC7" w:rsidRPr="00DB3C0F" w:rsidRDefault="007D5BC7" w:rsidP="0063537B">
            <w:pPr>
              <w:pStyle w:val="ListParagraph"/>
              <w:numPr>
                <w:ilvl w:val="0"/>
                <w:numId w:val="12"/>
              </w:numPr>
              <w:ind w:left="420"/>
              <w:rPr>
                <w:b/>
                <w:bCs/>
                <w:sz w:val="18"/>
                <w:szCs w:val="18"/>
              </w:rPr>
            </w:pPr>
          </w:p>
        </w:tc>
        <w:tc>
          <w:tcPr>
            <w:tcW w:w="1486" w:type="dxa"/>
          </w:tcPr>
          <w:p w14:paraId="576FB97B" w14:textId="77777777" w:rsidR="007D5BC7" w:rsidRPr="00C21DDD" w:rsidRDefault="00660C28" w:rsidP="00345A8F">
            <w:pPr>
              <w:rPr>
                <w:sz w:val="18"/>
                <w:szCs w:val="18"/>
              </w:rPr>
            </w:pPr>
            <w:r>
              <w:rPr>
                <w:sz w:val="18"/>
                <w:szCs w:val="18"/>
              </w:rPr>
              <w:t>RTS 53 Art. 4</w:t>
            </w:r>
            <w:r w:rsidR="00CB35C3">
              <w:rPr>
                <w:sz w:val="18"/>
                <w:szCs w:val="18"/>
              </w:rPr>
              <w:t>(1)(a)</w:t>
            </w:r>
          </w:p>
        </w:tc>
        <w:tc>
          <w:tcPr>
            <w:tcW w:w="3734" w:type="dxa"/>
          </w:tcPr>
          <w:p w14:paraId="742B9319" w14:textId="77777777" w:rsidR="007D5BC7" w:rsidRPr="00C21DDD" w:rsidRDefault="00660C28" w:rsidP="00345A8F">
            <w:pPr>
              <w:rPr>
                <w:sz w:val="18"/>
                <w:szCs w:val="18"/>
              </w:rPr>
            </w:pPr>
            <w:r w:rsidRPr="00CB35C3">
              <w:rPr>
                <w:sz w:val="18"/>
                <w:szCs w:val="18"/>
              </w:rPr>
              <w:t>[T]</w:t>
            </w:r>
            <w:proofErr w:type="gramStart"/>
            <w:r w:rsidRPr="00CB35C3">
              <w:rPr>
                <w:sz w:val="18"/>
                <w:szCs w:val="18"/>
                <w:lang w:val="x-none"/>
              </w:rPr>
              <w:t>he</w:t>
            </w:r>
            <w:proofErr w:type="gramEnd"/>
            <w:r w:rsidRPr="00CB35C3">
              <w:rPr>
                <w:sz w:val="18"/>
                <w:szCs w:val="18"/>
                <w:lang w:val="x-none"/>
              </w:rPr>
              <w:t xml:space="preserve"> written contractual agreement between the financial entity and the third-party service provider shall specify: (a) that the ICT third-party service provider is responsible for the provision of the services provided by the subcontractors;</w:t>
            </w:r>
          </w:p>
        </w:tc>
        <w:tc>
          <w:tcPr>
            <w:tcW w:w="1710" w:type="dxa"/>
          </w:tcPr>
          <w:p w14:paraId="46B72A1B" w14:textId="77777777" w:rsidR="007D5BC7" w:rsidRDefault="00660C28" w:rsidP="00345A8F">
            <w:pPr>
              <w:rPr>
                <w:sz w:val="18"/>
                <w:szCs w:val="18"/>
              </w:rPr>
            </w:pPr>
            <w:r>
              <w:rPr>
                <w:sz w:val="18"/>
                <w:szCs w:val="18"/>
              </w:rPr>
              <w:t xml:space="preserve">- DORA </w:t>
            </w:r>
            <w:r w:rsidR="008757CD">
              <w:rPr>
                <w:sz w:val="18"/>
                <w:szCs w:val="18"/>
              </w:rPr>
              <w:t>Supplement</w:t>
            </w:r>
          </w:p>
          <w:p w14:paraId="7BD729BE" w14:textId="77777777" w:rsidR="007D5BC7" w:rsidRDefault="007D5BC7" w:rsidP="00345A8F">
            <w:pPr>
              <w:rPr>
                <w:sz w:val="18"/>
                <w:szCs w:val="18"/>
              </w:rPr>
            </w:pPr>
          </w:p>
        </w:tc>
        <w:tc>
          <w:tcPr>
            <w:tcW w:w="7650" w:type="dxa"/>
          </w:tcPr>
          <w:p w14:paraId="0869595C" w14:textId="77777777" w:rsidR="007D5BC7" w:rsidRPr="00072CF9" w:rsidRDefault="00660C28" w:rsidP="00345A8F">
            <w:pPr>
              <w:rPr>
                <w:b/>
                <w:bCs/>
                <w:sz w:val="18"/>
                <w:szCs w:val="18"/>
              </w:rPr>
            </w:pPr>
            <w:r w:rsidRPr="00072CF9">
              <w:rPr>
                <w:b/>
                <w:bCs/>
                <w:sz w:val="18"/>
                <w:szCs w:val="18"/>
              </w:rPr>
              <w:t xml:space="preserve">DORA </w:t>
            </w:r>
            <w:r w:rsidR="008757CD">
              <w:rPr>
                <w:b/>
                <w:bCs/>
                <w:sz w:val="18"/>
                <w:szCs w:val="18"/>
              </w:rPr>
              <w:t>Supplement</w:t>
            </w:r>
            <w:r w:rsidRPr="00072CF9">
              <w:rPr>
                <w:b/>
                <w:bCs/>
                <w:sz w:val="18"/>
                <w:szCs w:val="18"/>
              </w:rPr>
              <w:t>:</w:t>
            </w:r>
          </w:p>
          <w:p w14:paraId="4C95D14C" w14:textId="77777777" w:rsidR="007D5BC7" w:rsidRDefault="00660C28" w:rsidP="00345A8F">
            <w:pPr>
              <w:ind w:left="166"/>
              <w:rPr>
                <w:sz w:val="18"/>
                <w:szCs w:val="18"/>
                <w:u w:val="single"/>
              </w:rPr>
            </w:pPr>
            <w:r>
              <w:rPr>
                <w:sz w:val="18"/>
                <w:szCs w:val="18"/>
                <w:u w:val="single"/>
              </w:rPr>
              <w:t>Section 6.1</w:t>
            </w:r>
          </w:p>
          <w:p w14:paraId="2A8B3743" w14:textId="77777777" w:rsidR="00CB35C3" w:rsidRPr="00CB35C3" w:rsidRDefault="00660C28" w:rsidP="00345A8F">
            <w:pPr>
              <w:ind w:left="166"/>
              <w:rPr>
                <w:sz w:val="18"/>
                <w:szCs w:val="18"/>
              </w:rPr>
            </w:pPr>
            <w:r>
              <w:rPr>
                <w:sz w:val="18"/>
                <w:szCs w:val="18"/>
              </w:rPr>
              <w:t xml:space="preserve">. . . </w:t>
            </w:r>
            <w:r w:rsidRPr="00CB35C3">
              <w:rPr>
                <w:rFonts w:ascii="Arial" w:eastAsia="Times New Roman" w:hAnsi="Arial" w:cs="Arial"/>
                <w:color w:val="000000"/>
                <w:sz w:val="20"/>
                <w:lang w:eastAsia="en-US"/>
              </w:rPr>
              <w:t xml:space="preserve"> </w:t>
            </w:r>
            <w:r w:rsidRPr="00CB35C3">
              <w:rPr>
                <w:sz w:val="18"/>
                <w:szCs w:val="18"/>
              </w:rPr>
              <w:t xml:space="preserve">Microsoft will remain responsible for </w:t>
            </w:r>
            <w:proofErr w:type="gramStart"/>
            <w:r w:rsidRPr="00CB35C3">
              <w:rPr>
                <w:sz w:val="18"/>
                <w:szCs w:val="18"/>
              </w:rPr>
              <w:t>Important</w:t>
            </w:r>
            <w:proofErr w:type="gramEnd"/>
            <w:r w:rsidRPr="00CB35C3">
              <w:rPr>
                <w:sz w:val="18"/>
                <w:szCs w:val="18"/>
              </w:rPr>
              <w:t xml:space="preserve"> Providers’ compliance with Microsoft’s obligations under the Enrollment.</w:t>
            </w:r>
          </w:p>
          <w:p w14:paraId="39D3D956" w14:textId="77777777" w:rsidR="007D5BC7" w:rsidRDefault="007D5BC7" w:rsidP="00345A8F">
            <w:pPr>
              <w:rPr>
                <w:b/>
                <w:bCs/>
                <w:sz w:val="18"/>
                <w:szCs w:val="18"/>
              </w:rPr>
            </w:pPr>
          </w:p>
        </w:tc>
        <w:tc>
          <w:tcPr>
            <w:tcW w:w="7470" w:type="dxa"/>
          </w:tcPr>
          <w:p w14:paraId="0F458379" w14:textId="77777777" w:rsidR="007D5BC7" w:rsidRDefault="00660C28" w:rsidP="00345A8F">
            <w:pPr>
              <w:rPr>
                <w:sz w:val="18"/>
                <w:szCs w:val="18"/>
              </w:rPr>
            </w:pPr>
            <w:r w:rsidRPr="0072481C">
              <w:rPr>
                <w:sz w:val="18"/>
                <w:szCs w:val="18"/>
              </w:rPr>
              <w:t xml:space="preserve">Microsoft agrees to </w:t>
            </w:r>
            <w:r w:rsidR="009E47D4">
              <w:rPr>
                <w:sz w:val="18"/>
                <w:szCs w:val="18"/>
              </w:rPr>
              <w:t>remain responsible for</w:t>
            </w:r>
            <w:r w:rsidRPr="0072481C">
              <w:rPr>
                <w:sz w:val="18"/>
                <w:szCs w:val="18"/>
              </w:rPr>
              <w:t xml:space="preserve"> all outsourced </w:t>
            </w:r>
            <w:r w:rsidR="00496531">
              <w:rPr>
                <w:sz w:val="18"/>
                <w:szCs w:val="18"/>
              </w:rPr>
              <w:t>Critical or Important Online</w:t>
            </w:r>
            <w:r w:rsidRPr="0072481C">
              <w:rPr>
                <w:sz w:val="18"/>
                <w:szCs w:val="18"/>
              </w:rPr>
              <w:t xml:space="preserve"> Services performed by Important Providers</w:t>
            </w:r>
            <w:r>
              <w:rPr>
                <w:sz w:val="18"/>
                <w:szCs w:val="18"/>
              </w:rPr>
              <w:t xml:space="preserve"> (DORA </w:t>
            </w:r>
            <w:r w:rsidR="009E47D4">
              <w:rPr>
                <w:sz w:val="18"/>
                <w:szCs w:val="18"/>
              </w:rPr>
              <w:t>Supplement</w:t>
            </w:r>
            <w:r>
              <w:rPr>
                <w:sz w:val="18"/>
                <w:szCs w:val="18"/>
              </w:rPr>
              <w:t xml:space="preserve">, </w:t>
            </w:r>
            <w:r w:rsidR="009E47D4">
              <w:rPr>
                <w:sz w:val="18"/>
                <w:szCs w:val="18"/>
              </w:rPr>
              <w:t>6</w:t>
            </w:r>
            <w:r>
              <w:rPr>
                <w:sz w:val="18"/>
                <w:szCs w:val="18"/>
              </w:rPr>
              <w:t>.1).</w:t>
            </w:r>
          </w:p>
        </w:tc>
      </w:tr>
      <w:tr w:rsidR="000B722B" w14:paraId="03A11CFF" w14:textId="77777777" w:rsidTr="007F64A9">
        <w:trPr>
          <w:trHeight w:val="300"/>
        </w:trPr>
        <w:tc>
          <w:tcPr>
            <w:tcW w:w="535" w:type="dxa"/>
            <w:shd w:val="clear" w:color="auto" w:fill="E8E8E8" w:themeFill="background2"/>
          </w:tcPr>
          <w:p w14:paraId="175617B0" w14:textId="77777777" w:rsidR="009E47D4" w:rsidRPr="00DB3C0F" w:rsidRDefault="009E47D4" w:rsidP="0063537B">
            <w:pPr>
              <w:pStyle w:val="ListParagraph"/>
              <w:numPr>
                <w:ilvl w:val="0"/>
                <w:numId w:val="12"/>
              </w:numPr>
              <w:ind w:left="420"/>
              <w:rPr>
                <w:b/>
                <w:bCs/>
                <w:sz w:val="18"/>
                <w:szCs w:val="18"/>
              </w:rPr>
            </w:pPr>
          </w:p>
        </w:tc>
        <w:tc>
          <w:tcPr>
            <w:tcW w:w="1486" w:type="dxa"/>
          </w:tcPr>
          <w:p w14:paraId="5CD7669F" w14:textId="77777777" w:rsidR="009E47D4" w:rsidRPr="00C21DDD" w:rsidRDefault="00660C28" w:rsidP="009E47D4">
            <w:pPr>
              <w:rPr>
                <w:sz w:val="18"/>
                <w:szCs w:val="18"/>
              </w:rPr>
            </w:pPr>
            <w:r>
              <w:rPr>
                <w:sz w:val="18"/>
                <w:szCs w:val="18"/>
              </w:rPr>
              <w:t>RTS 53 Art. 4(1)(b)</w:t>
            </w:r>
          </w:p>
        </w:tc>
        <w:tc>
          <w:tcPr>
            <w:tcW w:w="3734" w:type="dxa"/>
          </w:tcPr>
          <w:p w14:paraId="4E88B7A1" w14:textId="77777777" w:rsidR="009E47D4" w:rsidRPr="00757881" w:rsidRDefault="00660C28" w:rsidP="009E47D4">
            <w:pPr>
              <w:rPr>
                <w:sz w:val="18"/>
                <w:szCs w:val="18"/>
              </w:rPr>
            </w:pPr>
            <w:r w:rsidRPr="00075C6F">
              <w:rPr>
                <w:sz w:val="18"/>
                <w:szCs w:val="18"/>
              </w:rPr>
              <w:t>[T]</w:t>
            </w:r>
            <w:proofErr w:type="gramStart"/>
            <w:r w:rsidRPr="00075C6F">
              <w:rPr>
                <w:sz w:val="18"/>
                <w:szCs w:val="18"/>
                <w:lang w:val="x-none"/>
              </w:rPr>
              <w:t>he</w:t>
            </w:r>
            <w:proofErr w:type="gramEnd"/>
            <w:r w:rsidRPr="00075C6F">
              <w:rPr>
                <w:sz w:val="18"/>
                <w:szCs w:val="18"/>
                <w:lang w:val="x-none"/>
              </w:rPr>
              <w:t xml:space="preserve"> written contractual agreement between the financial entity and the third-party service provider shall specify: (b) that the ICT third-party service provider is required to monitor all subcontracted ICT services supporting a critical or important function or material parts thereof to ensure that its contractual obligations with the financial entity are continuously met;</w:t>
            </w:r>
          </w:p>
        </w:tc>
        <w:tc>
          <w:tcPr>
            <w:tcW w:w="1710" w:type="dxa"/>
          </w:tcPr>
          <w:p w14:paraId="6DF97B78" w14:textId="77777777" w:rsidR="009E47D4" w:rsidRDefault="00660C28" w:rsidP="009E47D4">
            <w:pPr>
              <w:rPr>
                <w:sz w:val="18"/>
                <w:szCs w:val="18"/>
              </w:rPr>
            </w:pPr>
            <w:r>
              <w:rPr>
                <w:sz w:val="18"/>
                <w:szCs w:val="18"/>
              </w:rPr>
              <w:t>- DORA Supplement</w:t>
            </w:r>
          </w:p>
          <w:p w14:paraId="17029E96" w14:textId="77777777" w:rsidR="009E47D4" w:rsidRPr="00757881" w:rsidRDefault="009E47D4" w:rsidP="009E47D4">
            <w:pPr>
              <w:rPr>
                <w:sz w:val="18"/>
                <w:szCs w:val="18"/>
              </w:rPr>
            </w:pPr>
          </w:p>
        </w:tc>
        <w:tc>
          <w:tcPr>
            <w:tcW w:w="7650" w:type="dxa"/>
          </w:tcPr>
          <w:p w14:paraId="5A8A9ADC" w14:textId="77777777" w:rsidR="009E47D4" w:rsidRPr="00072CF9" w:rsidRDefault="00660C28" w:rsidP="009E47D4">
            <w:pPr>
              <w:rPr>
                <w:b/>
                <w:bCs/>
                <w:sz w:val="18"/>
                <w:szCs w:val="18"/>
              </w:rPr>
            </w:pPr>
            <w:r w:rsidRPr="00072CF9">
              <w:rPr>
                <w:b/>
                <w:bCs/>
                <w:sz w:val="18"/>
                <w:szCs w:val="18"/>
              </w:rPr>
              <w:t xml:space="preserve">DORA </w:t>
            </w:r>
            <w:r>
              <w:rPr>
                <w:b/>
                <w:bCs/>
                <w:sz w:val="18"/>
                <w:szCs w:val="18"/>
              </w:rPr>
              <w:t>Supplement</w:t>
            </w:r>
            <w:r w:rsidRPr="00072CF9">
              <w:rPr>
                <w:b/>
                <w:bCs/>
                <w:sz w:val="18"/>
                <w:szCs w:val="18"/>
              </w:rPr>
              <w:t>:</w:t>
            </w:r>
          </w:p>
          <w:p w14:paraId="1263D6DF" w14:textId="77777777" w:rsidR="009E47D4" w:rsidRDefault="00660C28" w:rsidP="009E47D4">
            <w:pPr>
              <w:ind w:left="166"/>
              <w:rPr>
                <w:sz w:val="18"/>
                <w:szCs w:val="18"/>
                <w:u w:val="single"/>
              </w:rPr>
            </w:pPr>
            <w:r>
              <w:rPr>
                <w:sz w:val="18"/>
                <w:szCs w:val="18"/>
                <w:u w:val="single"/>
              </w:rPr>
              <w:t>Section 6.7</w:t>
            </w:r>
          </w:p>
          <w:p w14:paraId="1B36E089" w14:textId="77777777" w:rsidR="009E47D4" w:rsidRPr="00CB35C3" w:rsidRDefault="00660C28" w:rsidP="009E47D4">
            <w:pPr>
              <w:ind w:left="166"/>
              <w:rPr>
                <w:sz w:val="18"/>
                <w:szCs w:val="18"/>
              </w:rPr>
            </w:pPr>
            <w:r w:rsidRPr="00075C6F">
              <w:rPr>
                <w:b/>
                <w:bCs/>
                <w:sz w:val="18"/>
                <w:szCs w:val="18"/>
              </w:rPr>
              <w:t xml:space="preserve">Oversight of Important Providers. </w:t>
            </w:r>
            <w:r w:rsidRPr="00075C6F">
              <w:rPr>
                <w:sz w:val="18"/>
                <w:szCs w:val="18"/>
              </w:rPr>
              <w:t xml:space="preserve">In providing </w:t>
            </w:r>
            <w:proofErr w:type="gramStart"/>
            <w:r w:rsidRPr="00075C6F">
              <w:rPr>
                <w:sz w:val="18"/>
                <w:szCs w:val="18"/>
              </w:rPr>
              <w:t>the Online</w:t>
            </w:r>
            <w:proofErr w:type="gramEnd"/>
            <w:r w:rsidRPr="00075C6F">
              <w:rPr>
                <w:sz w:val="18"/>
                <w:szCs w:val="18"/>
              </w:rPr>
              <w:t xml:space="preserve"> Services, Microsoft agrees to oversee and monitor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w:t>
            </w:r>
            <w:proofErr w:type="gramStart"/>
            <w:r w:rsidRPr="00075C6F">
              <w:rPr>
                <w:sz w:val="18"/>
                <w:szCs w:val="18"/>
              </w:rPr>
              <w:t>its</w:t>
            </w:r>
            <w:proofErr w:type="gramEnd"/>
            <w:r w:rsidRPr="00075C6F">
              <w:rPr>
                <w:sz w:val="18"/>
                <w:szCs w:val="18"/>
              </w:rPr>
              <w:t xml:space="preserve"> own.</w:t>
            </w:r>
          </w:p>
          <w:p w14:paraId="2350B21A" w14:textId="77777777" w:rsidR="009E47D4" w:rsidRDefault="009E47D4" w:rsidP="009E47D4">
            <w:pPr>
              <w:rPr>
                <w:sz w:val="18"/>
                <w:szCs w:val="18"/>
              </w:rPr>
            </w:pPr>
          </w:p>
        </w:tc>
        <w:tc>
          <w:tcPr>
            <w:tcW w:w="7470" w:type="dxa"/>
          </w:tcPr>
          <w:p w14:paraId="69CD4A1D" w14:textId="77777777" w:rsidR="009E47D4" w:rsidRPr="00055F95" w:rsidRDefault="00660C28" w:rsidP="009E47D4">
            <w:pPr>
              <w:rPr>
                <w:sz w:val="18"/>
                <w:szCs w:val="18"/>
              </w:rPr>
            </w:pPr>
            <w:r w:rsidRPr="0072481C">
              <w:rPr>
                <w:sz w:val="18"/>
                <w:szCs w:val="18"/>
              </w:rPr>
              <w:t xml:space="preserve">Microsoft agrees to monitor all </w:t>
            </w:r>
            <w:proofErr w:type="gramStart"/>
            <w:r w:rsidRPr="0072481C">
              <w:rPr>
                <w:sz w:val="18"/>
                <w:szCs w:val="18"/>
              </w:rPr>
              <w:t xml:space="preserve">outsourced </w:t>
            </w:r>
            <w:r w:rsidR="00496531">
              <w:rPr>
                <w:sz w:val="18"/>
                <w:szCs w:val="18"/>
              </w:rPr>
              <w:t xml:space="preserve"> Critical</w:t>
            </w:r>
            <w:proofErr w:type="gramEnd"/>
            <w:r w:rsidR="00496531">
              <w:rPr>
                <w:sz w:val="18"/>
                <w:szCs w:val="18"/>
              </w:rPr>
              <w:t xml:space="preserve"> or Important Online</w:t>
            </w:r>
            <w:r w:rsidR="00496531" w:rsidRPr="0072481C">
              <w:rPr>
                <w:sz w:val="18"/>
                <w:szCs w:val="18"/>
              </w:rPr>
              <w:t xml:space="preserve"> </w:t>
            </w:r>
            <w:proofErr w:type="gramStart"/>
            <w:r w:rsidR="00496531" w:rsidRPr="0072481C">
              <w:rPr>
                <w:sz w:val="18"/>
                <w:szCs w:val="18"/>
              </w:rPr>
              <w:t xml:space="preserve">Services </w:t>
            </w:r>
            <w:r w:rsidRPr="0072481C">
              <w:rPr>
                <w:sz w:val="18"/>
                <w:szCs w:val="18"/>
              </w:rPr>
              <w:t xml:space="preserve"> performed</w:t>
            </w:r>
            <w:proofErr w:type="gramEnd"/>
            <w:r w:rsidRPr="0072481C">
              <w:rPr>
                <w:sz w:val="18"/>
                <w:szCs w:val="18"/>
              </w:rPr>
              <w:t xml:space="preserve"> by Important Providers</w:t>
            </w:r>
            <w:r>
              <w:rPr>
                <w:sz w:val="18"/>
                <w:szCs w:val="18"/>
              </w:rPr>
              <w:t xml:space="preserve"> (DORA Supplement, 6.</w:t>
            </w:r>
            <w:r w:rsidR="00747AC4">
              <w:rPr>
                <w:sz w:val="18"/>
                <w:szCs w:val="18"/>
              </w:rPr>
              <w:t>7</w:t>
            </w:r>
            <w:r>
              <w:rPr>
                <w:sz w:val="18"/>
                <w:szCs w:val="18"/>
              </w:rPr>
              <w:t>).</w:t>
            </w:r>
          </w:p>
        </w:tc>
      </w:tr>
      <w:tr w:rsidR="000B722B" w14:paraId="7785F6BD" w14:textId="77777777" w:rsidTr="007F64A9">
        <w:trPr>
          <w:trHeight w:val="300"/>
        </w:trPr>
        <w:tc>
          <w:tcPr>
            <w:tcW w:w="535" w:type="dxa"/>
            <w:shd w:val="clear" w:color="auto" w:fill="E8E8E8" w:themeFill="background2"/>
          </w:tcPr>
          <w:p w14:paraId="56E209AC" w14:textId="77777777" w:rsidR="009E47D4" w:rsidRPr="00DB3C0F" w:rsidRDefault="009E47D4" w:rsidP="0063537B">
            <w:pPr>
              <w:pStyle w:val="ListParagraph"/>
              <w:numPr>
                <w:ilvl w:val="0"/>
                <w:numId w:val="12"/>
              </w:numPr>
              <w:ind w:left="420"/>
              <w:rPr>
                <w:b/>
                <w:bCs/>
                <w:sz w:val="18"/>
                <w:szCs w:val="18"/>
              </w:rPr>
            </w:pPr>
          </w:p>
        </w:tc>
        <w:tc>
          <w:tcPr>
            <w:tcW w:w="1486" w:type="dxa"/>
          </w:tcPr>
          <w:p w14:paraId="3899FDAD" w14:textId="77777777" w:rsidR="009E47D4" w:rsidRPr="00C21DDD" w:rsidRDefault="00660C28" w:rsidP="009E47D4">
            <w:pPr>
              <w:rPr>
                <w:sz w:val="18"/>
                <w:szCs w:val="18"/>
              </w:rPr>
            </w:pPr>
            <w:r w:rsidRPr="00075C6F">
              <w:rPr>
                <w:sz w:val="18"/>
                <w:szCs w:val="18"/>
              </w:rPr>
              <w:t>RTS 53 Art. 4(1)(c)</w:t>
            </w:r>
          </w:p>
          <w:p w14:paraId="06A5A8CC" w14:textId="77777777" w:rsidR="009E47D4" w:rsidRPr="00D14FDE" w:rsidRDefault="009E47D4" w:rsidP="009E47D4">
            <w:pPr>
              <w:rPr>
                <w:sz w:val="18"/>
                <w:szCs w:val="18"/>
              </w:rPr>
            </w:pPr>
          </w:p>
        </w:tc>
        <w:tc>
          <w:tcPr>
            <w:tcW w:w="3734" w:type="dxa"/>
          </w:tcPr>
          <w:p w14:paraId="1C495083" w14:textId="77777777" w:rsidR="009E47D4" w:rsidRPr="00747AC4" w:rsidRDefault="00660C28" w:rsidP="009E47D4">
            <w:pPr>
              <w:rPr>
                <w:sz w:val="18"/>
                <w:szCs w:val="18"/>
                <w:lang w:val="x-none"/>
              </w:rPr>
            </w:pPr>
            <w:r w:rsidRPr="00E85890">
              <w:rPr>
                <w:sz w:val="18"/>
                <w:szCs w:val="18"/>
              </w:rPr>
              <w:t>[T]</w:t>
            </w:r>
            <w:proofErr w:type="gramStart"/>
            <w:r w:rsidRPr="00E85890">
              <w:rPr>
                <w:sz w:val="18"/>
                <w:szCs w:val="18"/>
                <w:lang w:val="x-none"/>
              </w:rPr>
              <w:t>he</w:t>
            </w:r>
            <w:proofErr w:type="gramEnd"/>
            <w:r w:rsidRPr="00E85890">
              <w:rPr>
                <w:sz w:val="18"/>
                <w:szCs w:val="18"/>
                <w:lang w:val="x-none"/>
              </w:rPr>
              <w:t xml:space="preserve"> written contractual agreement between the financial entity and the third-party service provider shall specify: </w:t>
            </w:r>
            <w:r>
              <w:rPr>
                <w:sz w:val="18"/>
                <w:szCs w:val="18"/>
                <w:lang w:val="x-none"/>
              </w:rPr>
              <w:t xml:space="preserve">(c) </w:t>
            </w:r>
            <w:r w:rsidRPr="00F12F65">
              <w:rPr>
                <w:sz w:val="18"/>
                <w:szCs w:val="18"/>
                <w:lang w:val="x-none"/>
              </w:rPr>
              <w:t>the monitoring and reporting obligations of the ICT third-party service provider towards the financial entity regarding subcontractors of ICT third-party servic</w:t>
            </w:r>
            <w:r>
              <w:rPr>
                <w:sz w:val="18"/>
                <w:szCs w:val="18"/>
                <w:lang w:val="x-none"/>
              </w:rPr>
              <w:t>e</w:t>
            </w:r>
            <w:r w:rsidR="00747AC4">
              <w:rPr>
                <w:sz w:val="18"/>
                <w:szCs w:val="18"/>
                <w:lang w:val="x-none"/>
              </w:rPr>
              <w:t xml:space="preserve"> </w:t>
            </w:r>
            <w:r w:rsidRPr="00F12F65">
              <w:rPr>
                <w:sz w:val="18"/>
                <w:szCs w:val="18"/>
                <w:lang w:val="x-none"/>
              </w:rPr>
              <w:t>providers providing ICT services supporting critical or important functions or material part thereof;</w:t>
            </w:r>
          </w:p>
        </w:tc>
        <w:tc>
          <w:tcPr>
            <w:tcW w:w="1710" w:type="dxa"/>
          </w:tcPr>
          <w:p w14:paraId="43A2601F" w14:textId="77777777" w:rsidR="009E47D4" w:rsidRDefault="00660C28" w:rsidP="009E47D4">
            <w:pPr>
              <w:rPr>
                <w:sz w:val="18"/>
                <w:szCs w:val="18"/>
              </w:rPr>
            </w:pPr>
            <w:r>
              <w:rPr>
                <w:sz w:val="18"/>
                <w:szCs w:val="18"/>
              </w:rPr>
              <w:t>- DORA Supplement</w:t>
            </w:r>
          </w:p>
          <w:p w14:paraId="474E5762" w14:textId="77777777" w:rsidR="009E47D4" w:rsidRDefault="009E47D4" w:rsidP="009E47D4">
            <w:pPr>
              <w:rPr>
                <w:sz w:val="18"/>
                <w:szCs w:val="18"/>
              </w:rPr>
            </w:pPr>
          </w:p>
        </w:tc>
        <w:tc>
          <w:tcPr>
            <w:tcW w:w="7650" w:type="dxa"/>
          </w:tcPr>
          <w:p w14:paraId="237B2771" w14:textId="77777777" w:rsidR="009E47D4" w:rsidRDefault="00660C28" w:rsidP="009E47D4">
            <w:pPr>
              <w:rPr>
                <w:b/>
                <w:bCs/>
                <w:sz w:val="18"/>
                <w:szCs w:val="18"/>
              </w:rPr>
            </w:pPr>
            <w:r>
              <w:rPr>
                <w:b/>
                <w:bCs/>
                <w:sz w:val="18"/>
                <w:szCs w:val="18"/>
              </w:rPr>
              <w:t xml:space="preserve">DORA Supplement: </w:t>
            </w:r>
          </w:p>
          <w:p w14:paraId="46A4CF8D" w14:textId="77777777" w:rsidR="009E47D4" w:rsidRDefault="00660C28" w:rsidP="00747AC4">
            <w:pPr>
              <w:ind w:left="166"/>
              <w:rPr>
                <w:sz w:val="18"/>
                <w:szCs w:val="18"/>
                <w:u w:val="single"/>
              </w:rPr>
            </w:pPr>
            <w:r>
              <w:rPr>
                <w:sz w:val="18"/>
                <w:szCs w:val="18"/>
                <w:u w:val="single"/>
              </w:rPr>
              <w:t>Section 6.6</w:t>
            </w:r>
          </w:p>
          <w:p w14:paraId="3BBB2239" w14:textId="77777777" w:rsidR="00747AC4" w:rsidRDefault="00660C28" w:rsidP="00747AC4">
            <w:pPr>
              <w:ind w:left="166"/>
              <w:rPr>
                <w:sz w:val="18"/>
                <w:szCs w:val="18"/>
              </w:rPr>
            </w:pPr>
            <w:r w:rsidRPr="00747AC4">
              <w:rPr>
                <w:b/>
                <w:bCs/>
                <w:sz w:val="18"/>
                <w:szCs w:val="18"/>
              </w:rPr>
              <w:t xml:space="preserve">Material Changes to Subcontracting Arrangements. </w:t>
            </w:r>
            <w:r w:rsidRPr="00747AC4">
              <w:rPr>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to</w:t>
            </w:r>
            <w:r w:rsidR="00BB2168">
              <w:rPr>
                <w:sz w:val="18"/>
                <w:szCs w:val="18"/>
              </w:rPr>
              <w:t xml:space="preserve"> </w:t>
            </w:r>
            <w:r w:rsidRPr="00747AC4">
              <w:rPr>
                <w:sz w:val="18"/>
                <w:szCs w:val="18"/>
              </w:rPr>
              <w:t>Personal Data.</w:t>
            </w:r>
            <w:r w:rsidRPr="00747AC4">
              <w:rPr>
                <w:b/>
                <w:bCs/>
                <w:sz w:val="18"/>
                <w:szCs w:val="18"/>
              </w:rPr>
              <w:t xml:space="preserve"> </w:t>
            </w:r>
            <w:r w:rsidRPr="00747AC4">
              <w:rPr>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151CC1EC" w14:textId="77777777" w:rsidR="00747AC4" w:rsidRPr="00747AC4" w:rsidRDefault="00747AC4" w:rsidP="00747AC4">
            <w:pPr>
              <w:ind w:left="166"/>
              <w:rPr>
                <w:sz w:val="18"/>
                <w:szCs w:val="18"/>
              </w:rPr>
            </w:pPr>
          </w:p>
          <w:p w14:paraId="0B482CB7" w14:textId="77777777" w:rsidR="009E47D4" w:rsidRDefault="00660C28" w:rsidP="009E47D4">
            <w:pPr>
              <w:ind w:left="166"/>
              <w:rPr>
                <w:sz w:val="18"/>
                <w:szCs w:val="18"/>
                <w:u w:val="single"/>
              </w:rPr>
            </w:pPr>
            <w:r>
              <w:rPr>
                <w:sz w:val="18"/>
                <w:szCs w:val="18"/>
                <w:u w:val="single"/>
              </w:rPr>
              <w:t>Section 6.7</w:t>
            </w:r>
          </w:p>
          <w:p w14:paraId="6AE821E0" w14:textId="77777777" w:rsidR="009E47D4" w:rsidRPr="000E3A75" w:rsidRDefault="00660C28" w:rsidP="009E47D4">
            <w:pPr>
              <w:spacing w:before="120"/>
              <w:ind w:left="155"/>
              <w:contextualSpacing/>
              <w:rPr>
                <w:rFonts w:eastAsia="Times New Roman" w:cs="Arial"/>
                <w:color w:val="000000"/>
                <w:sz w:val="18"/>
                <w:szCs w:val="18"/>
                <w:lang w:eastAsia="en-US"/>
              </w:rPr>
            </w:pPr>
            <w:r w:rsidRPr="006C54BF">
              <w:rPr>
                <w:b/>
                <w:bCs/>
                <w:sz w:val="18"/>
                <w:szCs w:val="18"/>
              </w:rPr>
              <w:t xml:space="preserve">Oversight of Important Providers. </w:t>
            </w:r>
            <w:r w:rsidRPr="006C54BF">
              <w:rPr>
                <w:sz w:val="18"/>
                <w:szCs w:val="18"/>
              </w:rPr>
              <w:t xml:space="preserve">In providing </w:t>
            </w:r>
            <w:proofErr w:type="gramStart"/>
            <w:r w:rsidRPr="006C54BF">
              <w:rPr>
                <w:sz w:val="18"/>
                <w:szCs w:val="18"/>
              </w:rPr>
              <w:t>the Online</w:t>
            </w:r>
            <w:proofErr w:type="gramEnd"/>
            <w:r w:rsidRPr="006C54BF">
              <w:rPr>
                <w:sz w:val="18"/>
                <w:szCs w:val="18"/>
              </w:rPr>
              <w:t xml:space="preserve"> Services, Microsoft agrees to oversee and monitor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w:t>
            </w:r>
            <w:proofErr w:type="gramStart"/>
            <w:r w:rsidRPr="006C54BF">
              <w:rPr>
                <w:sz w:val="18"/>
                <w:szCs w:val="18"/>
              </w:rPr>
              <w:t>its</w:t>
            </w:r>
            <w:proofErr w:type="gramEnd"/>
            <w:r w:rsidRPr="006C54BF">
              <w:rPr>
                <w:sz w:val="18"/>
                <w:szCs w:val="18"/>
              </w:rPr>
              <w:t xml:space="preserve"> own.</w:t>
            </w:r>
          </w:p>
          <w:p w14:paraId="66686D75" w14:textId="77777777" w:rsidR="009E47D4" w:rsidRPr="0072481C" w:rsidRDefault="009E47D4" w:rsidP="009E47D4">
            <w:pPr>
              <w:rPr>
                <w:sz w:val="18"/>
                <w:szCs w:val="18"/>
              </w:rPr>
            </w:pPr>
          </w:p>
        </w:tc>
        <w:tc>
          <w:tcPr>
            <w:tcW w:w="7470" w:type="dxa"/>
          </w:tcPr>
          <w:p w14:paraId="4F3C0EAC" w14:textId="77777777" w:rsidR="00747AC4" w:rsidRDefault="00660C28" w:rsidP="009E47D4">
            <w:pPr>
              <w:rPr>
                <w:sz w:val="18"/>
                <w:szCs w:val="18"/>
              </w:rPr>
            </w:pPr>
            <w:r w:rsidRPr="0072481C">
              <w:rPr>
                <w:sz w:val="18"/>
                <w:szCs w:val="18"/>
              </w:rPr>
              <w:t xml:space="preserve">Microsoft agrees to monitor all </w:t>
            </w:r>
            <w:proofErr w:type="gramStart"/>
            <w:r w:rsidRPr="0072481C">
              <w:rPr>
                <w:sz w:val="18"/>
                <w:szCs w:val="18"/>
              </w:rPr>
              <w:t xml:space="preserve">outsourced </w:t>
            </w:r>
            <w:r w:rsidR="00496531">
              <w:rPr>
                <w:sz w:val="18"/>
                <w:szCs w:val="18"/>
              </w:rPr>
              <w:t xml:space="preserve"> Critical</w:t>
            </w:r>
            <w:proofErr w:type="gramEnd"/>
            <w:r w:rsidR="00496531">
              <w:rPr>
                <w:sz w:val="18"/>
                <w:szCs w:val="18"/>
              </w:rPr>
              <w:t xml:space="preserve"> or Important Online</w:t>
            </w:r>
            <w:r w:rsidR="00496531" w:rsidRPr="0072481C">
              <w:rPr>
                <w:sz w:val="18"/>
                <w:szCs w:val="18"/>
              </w:rPr>
              <w:t xml:space="preserve"> </w:t>
            </w:r>
            <w:proofErr w:type="gramStart"/>
            <w:r w:rsidR="00496531" w:rsidRPr="0072481C">
              <w:rPr>
                <w:sz w:val="18"/>
                <w:szCs w:val="18"/>
              </w:rPr>
              <w:t xml:space="preserve">Services </w:t>
            </w:r>
            <w:r w:rsidRPr="0072481C">
              <w:rPr>
                <w:sz w:val="18"/>
                <w:szCs w:val="18"/>
              </w:rPr>
              <w:t xml:space="preserve"> performed</w:t>
            </w:r>
            <w:proofErr w:type="gramEnd"/>
            <w:r w:rsidRPr="0072481C">
              <w:rPr>
                <w:sz w:val="18"/>
                <w:szCs w:val="18"/>
              </w:rPr>
              <w:t xml:space="preserve"> by Important Providers</w:t>
            </w:r>
            <w:r>
              <w:rPr>
                <w:sz w:val="18"/>
                <w:szCs w:val="18"/>
              </w:rPr>
              <w:t xml:space="preserve"> (DORA Supplement, 6.7). Section 6.6 of the DORA Supplement also outlines circumstances where Microsoft will notify Customer of changes to Important Provider arrangements. (DORA Supplement, 6.6).</w:t>
            </w:r>
          </w:p>
          <w:p w14:paraId="4E0BCF46" w14:textId="77777777" w:rsidR="00747AC4" w:rsidRDefault="00747AC4" w:rsidP="009E47D4">
            <w:pPr>
              <w:rPr>
                <w:sz w:val="18"/>
                <w:szCs w:val="18"/>
              </w:rPr>
            </w:pPr>
          </w:p>
          <w:p w14:paraId="361B94C2" w14:textId="77777777" w:rsidR="009E47D4" w:rsidRDefault="00660C28" w:rsidP="009E47D4">
            <w:pPr>
              <w:rPr>
                <w:sz w:val="18"/>
                <w:szCs w:val="18"/>
              </w:rPr>
            </w:pPr>
            <w:r>
              <w:rPr>
                <w:sz w:val="18"/>
                <w:szCs w:val="18"/>
              </w:rPr>
              <w:t>Microsoft will ensure that its agreements with Important Providers include the Important Providers’ monitoring and reporting obligations. (DORA Supplement, 6.7)</w:t>
            </w:r>
          </w:p>
          <w:p w14:paraId="5B26B8A2" w14:textId="77777777" w:rsidR="009E47D4" w:rsidRPr="00BB4D9E" w:rsidRDefault="009E47D4" w:rsidP="009E47D4">
            <w:pPr>
              <w:rPr>
                <w:sz w:val="18"/>
                <w:szCs w:val="18"/>
              </w:rPr>
            </w:pPr>
          </w:p>
        </w:tc>
      </w:tr>
      <w:tr w:rsidR="000B722B" w14:paraId="0F3FD67C" w14:textId="77777777" w:rsidTr="007F64A9">
        <w:trPr>
          <w:trHeight w:val="300"/>
        </w:trPr>
        <w:tc>
          <w:tcPr>
            <w:tcW w:w="535" w:type="dxa"/>
            <w:shd w:val="clear" w:color="auto" w:fill="E8E8E8" w:themeFill="background2"/>
          </w:tcPr>
          <w:p w14:paraId="6957B355" w14:textId="77777777" w:rsidR="009E47D4" w:rsidRPr="00DB3C0F" w:rsidRDefault="009E47D4" w:rsidP="0063537B">
            <w:pPr>
              <w:pStyle w:val="ListParagraph"/>
              <w:numPr>
                <w:ilvl w:val="0"/>
                <w:numId w:val="12"/>
              </w:numPr>
              <w:ind w:left="420"/>
              <w:rPr>
                <w:b/>
                <w:bCs/>
                <w:sz w:val="18"/>
                <w:szCs w:val="18"/>
              </w:rPr>
            </w:pPr>
          </w:p>
        </w:tc>
        <w:tc>
          <w:tcPr>
            <w:tcW w:w="1486" w:type="dxa"/>
          </w:tcPr>
          <w:p w14:paraId="6487BBB0" w14:textId="77777777" w:rsidR="009E47D4" w:rsidRPr="00C21DDD" w:rsidRDefault="00660C28" w:rsidP="009E47D4">
            <w:pPr>
              <w:rPr>
                <w:sz w:val="18"/>
                <w:szCs w:val="18"/>
              </w:rPr>
            </w:pPr>
            <w:r w:rsidRPr="00075C6F">
              <w:rPr>
                <w:sz w:val="18"/>
                <w:szCs w:val="18"/>
              </w:rPr>
              <w:t>RTS 53 Art. 4(1)(</w:t>
            </w:r>
            <w:r>
              <w:rPr>
                <w:sz w:val="18"/>
                <w:szCs w:val="18"/>
              </w:rPr>
              <w:t>d</w:t>
            </w:r>
            <w:r w:rsidRPr="00075C6F">
              <w:rPr>
                <w:sz w:val="18"/>
                <w:szCs w:val="18"/>
              </w:rPr>
              <w:t>)</w:t>
            </w:r>
          </w:p>
        </w:tc>
        <w:tc>
          <w:tcPr>
            <w:tcW w:w="3734" w:type="dxa"/>
          </w:tcPr>
          <w:p w14:paraId="463839C9" w14:textId="77777777" w:rsidR="009E47D4" w:rsidRPr="00C21DDD" w:rsidRDefault="00660C28" w:rsidP="009E47D4">
            <w:pPr>
              <w:rPr>
                <w:sz w:val="18"/>
                <w:szCs w:val="18"/>
              </w:rPr>
            </w:pPr>
            <w:r w:rsidRPr="004D2C79">
              <w:rPr>
                <w:sz w:val="18"/>
                <w:szCs w:val="18"/>
              </w:rPr>
              <w:t>[T]</w:t>
            </w:r>
            <w:proofErr w:type="gramStart"/>
            <w:r w:rsidRPr="004D2C79">
              <w:rPr>
                <w:sz w:val="18"/>
                <w:szCs w:val="18"/>
                <w:lang w:val="x-none"/>
              </w:rPr>
              <w:t>he</w:t>
            </w:r>
            <w:proofErr w:type="gramEnd"/>
            <w:r w:rsidRPr="004D2C79">
              <w:rPr>
                <w:sz w:val="18"/>
                <w:szCs w:val="18"/>
                <w:lang w:val="x-none"/>
              </w:rPr>
              <w:t xml:space="preserve"> written contractual agreement between the financial entity and the third-party service provider shall specify: (d) that the ICT third-party service provider shall assess all risks associated with the location of the current or potential subcontractors providing ICT service supporting a critical or important function or material part thereof, and its parent company and the location where the ICT service is provided from;</w:t>
            </w:r>
          </w:p>
        </w:tc>
        <w:tc>
          <w:tcPr>
            <w:tcW w:w="1710" w:type="dxa"/>
          </w:tcPr>
          <w:p w14:paraId="760DAE9B" w14:textId="77777777" w:rsidR="009E47D4" w:rsidRDefault="00660C28" w:rsidP="009E47D4">
            <w:pPr>
              <w:rPr>
                <w:sz w:val="18"/>
                <w:szCs w:val="18"/>
              </w:rPr>
            </w:pPr>
            <w:r>
              <w:rPr>
                <w:sz w:val="18"/>
                <w:szCs w:val="18"/>
              </w:rPr>
              <w:t>- DORA Supplement</w:t>
            </w:r>
          </w:p>
        </w:tc>
        <w:tc>
          <w:tcPr>
            <w:tcW w:w="7650" w:type="dxa"/>
          </w:tcPr>
          <w:p w14:paraId="05F0614E" w14:textId="77777777" w:rsidR="009E47D4" w:rsidRPr="005D0EE2" w:rsidRDefault="00660C28" w:rsidP="009E47D4">
            <w:pPr>
              <w:rPr>
                <w:b/>
                <w:bCs/>
                <w:sz w:val="18"/>
                <w:szCs w:val="18"/>
              </w:rPr>
            </w:pPr>
            <w:r w:rsidRPr="00035887">
              <w:rPr>
                <w:b/>
                <w:bCs/>
                <w:sz w:val="18"/>
                <w:szCs w:val="18"/>
              </w:rPr>
              <w:t xml:space="preserve">DORA </w:t>
            </w:r>
            <w:proofErr w:type="gramStart"/>
            <w:r>
              <w:rPr>
                <w:b/>
                <w:bCs/>
                <w:sz w:val="18"/>
                <w:szCs w:val="18"/>
              </w:rPr>
              <w:t xml:space="preserve">Supplement </w:t>
            </w:r>
            <w:r w:rsidRPr="00035887">
              <w:rPr>
                <w:b/>
                <w:bCs/>
                <w:sz w:val="18"/>
                <w:szCs w:val="18"/>
              </w:rPr>
              <w:t>:</w:t>
            </w:r>
            <w:proofErr w:type="gramEnd"/>
            <w:r w:rsidRPr="00035887">
              <w:rPr>
                <w:b/>
                <w:bCs/>
                <w:sz w:val="18"/>
                <w:szCs w:val="18"/>
              </w:rPr>
              <w:t xml:space="preserve"> </w:t>
            </w:r>
          </w:p>
          <w:p w14:paraId="71D19D83" w14:textId="77777777" w:rsidR="009E47D4" w:rsidRPr="00035887" w:rsidRDefault="00660C28" w:rsidP="009E47D4">
            <w:pPr>
              <w:ind w:left="167"/>
              <w:rPr>
                <w:sz w:val="18"/>
                <w:szCs w:val="18"/>
                <w:u w:val="single"/>
              </w:rPr>
            </w:pPr>
            <w:r w:rsidRPr="00035887">
              <w:rPr>
                <w:sz w:val="18"/>
                <w:szCs w:val="18"/>
                <w:u w:val="single"/>
              </w:rPr>
              <w:t xml:space="preserve">Section </w:t>
            </w:r>
            <w:r>
              <w:rPr>
                <w:sz w:val="18"/>
                <w:szCs w:val="18"/>
                <w:u w:val="single"/>
              </w:rPr>
              <w:t>6</w:t>
            </w:r>
            <w:r w:rsidRPr="00035887">
              <w:rPr>
                <w:sz w:val="18"/>
                <w:szCs w:val="18"/>
                <w:u w:val="single"/>
              </w:rPr>
              <w:t>.</w:t>
            </w:r>
            <w:r>
              <w:rPr>
                <w:sz w:val="18"/>
                <w:szCs w:val="18"/>
                <w:u w:val="single"/>
              </w:rPr>
              <w:t>5</w:t>
            </w:r>
            <w:r w:rsidRPr="00035887">
              <w:rPr>
                <w:sz w:val="18"/>
                <w:szCs w:val="18"/>
                <w:u w:val="single"/>
              </w:rPr>
              <w:t xml:space="preserve"> </w:t>
            </w:r>
          </w:p>
          <w:p w14:paraId="1194A2EE" w14:textId="77777777" w:rsidR="009E47D4" w:rsidRPr="004D2C79" w:rsidRDefault="00660C28" w:rsidP="009E47D4">
            <w:pPr>
              <w:spacing w:after="120"/>
              <w:ind w:left="173"/>
              <w:rPr>
                <w:sz w:val="18"/>
                <w:szCs w:val="18"/>
              </w:rPr>
            </w:pPr>
            <w:r w:rsidRPr="004D2C79">
              <w:rPr>
                <w:b/>
                <w:bCs/>
                <w:sz w:val="18"/>
                <w:szCs w:val="18"/>
              </w:rPr>
              <w:t xml:space="preserve">Important Provider Risk Assessment. </w:t>
            </w:r>
            <w:r w:rsidRPr="004D2C79">
              <w:rPr>
                <w:sz w:val="18"/>
                <w:szCs w:val="18"/>
              </w:rPr>
              <w:t>Before engaging a new Important Provider, Microsoft will assess risks associated with: (i) the location of the Important Provider, (ii) the location of the parent company of the Important Provider, and (iii) the location from which the Important Provider will provide services on behalf of Microsoft.</w:t>
            </w:r>
          </w:p>
        </w:tc>
        <w:tc>
          <w:tcPr>
            <w:tcW w:w="7470" w:type="dxa"/>
          </w:tcPr>
          <w:p w14:paraId="0E3B2D26" w14:textId="77777777" w:rsidR="009E47D4" w:rsidRPr="00747AC4" w:rsidRDefault="00660C28" w:rsidP="00747AC4">
            <w:pPr>
              <w:rPr>
                <w:rFonts w:ascii="Aptos" w:eastAsia="Aptos" w:hAnsi="Aptos" w:cs="Arial"/>
                <w:sz w:val="18"/>
                <w:szCs w:val="18"/>
                <w:lang w:eastAsia="en-US"/>
              </w:rPr>
            </w:pPr>
            <w:r>
              <w:rPr>
                <w:sz w:val="18"/>
                <w:szCs w:val="18"/>
              </w:rPr>
              <w:t xml:space="preserve">Microsoft will assess all risks associated with: </w:t>
            </w:r>
            <w:r w:rsidRPr="000B5237">
              <w:rPr>
                <w:rFonts w:eastAsia="Times New Roman" w:cs="Arial"/>
                <w:color w:val="000000"/>
                <w:sz w:val="18"/>
                <w:szCs w:val="18"/>
                <w:lang w:eastAsia="en-US"/>
              </w:rPr>
              <w:t>(i) the location of the Important Provider, (ii) the location of the parent company of the Important Provider, and (iii) the location from which the Important Provider will provide services on behalf of Microsoft</w:t>
            </w:r>
            <w:r>
              <w:rPr>
                <w:rFonts w:eastAsia="Times New Roman" w:cs="Arial"/>
                <w:color w:val="000000"/>
                <w:sz w:val="18"/>
                <w:szCs w:val="18"/>
                <w:lang w:eastAsia="en-US"/>
              </w:rPr>
              <w:t xml:space="preserve"> (DORA Supplement, 6.5).</w:t>
            </w:r>
          </w:p>
        </w:tc>
      </w:tr>
      <w:tr w:rsidR="000B722B" w14:paraId="068C0B03" w14:textId="77777777" w:rsidTr="007F64A9">
        <w:trPr>
          <w:trHeight w:val="300"/>
        </w:trPr>
        <w:tc>
          <w:tcPr>
            <w:tcW w:w="535" w:type="dxa"/>
            <w:shd w:val="clear" w:color="auto" w:fill="E8E8E8" w:themeFill="background2"/>
          </w:tcPr>
          <w:p w14:paraId="1F14180F" w14:textId="77777777" w:rsidR="009E47D4" w:rsidRPr="00DB3C0F" w:rsidRDefault="009E47D4" w:rsidP="0063537B">
            <w:pPr>
              <w:pStyle w:val="ListParagraph"/>
              <w:numPr>
                <w:ilvl w:val="0"/>
                <w:numId w:val="12"/>
              </w:numPr>
              <w:ind w:left="420"/>
              <w:rPr>
                <w:b/>
                <w:bCs/>
                <w:sz w:val="18"/>
                <w:szCs w:val="18"/>
              </w:rPr>
            </w:pPr>
          </w:p>
        </w:tc>
        <w:tc>
          <w:tcPr>
            <w:tcW w:w="1486" w:type="dxa"/>
          </w:tcPr>
          <w:p w14:paraId="60EBB616" w14:textId="77777777" w:rsidR="009E47D4" w:rsidRPr="00D14FDE" w:rsidRDefault="00660C28" w:rsidP="009E47D4">
            <w:pPr>
              <w:rPr>
                <w:sz w:val="18"/>
                <w:szCs w:val="18"/>
              </w:rPr>
            </w:pPr>
            <w:r w:rsidRPr="00075C6F">
              <w:rPr>
                <w:sz w:val="18"/>
                <w:szCs w:val="18"/>
              </w:rPr>
              <w:t>RTS 53 Art. 4(1)(</w:t>
            </w:r>
            <w:r>
              <w:rPr>
                <w:sz w:val="18"/>
                <w:szCs w:val="18"/>
              </w:rPr>
              <w:t>e</w:t>
            </w:r>
            <w:r w:rsidRPr="00075C6F">
              <w:rPr>
                <w:sz w:val="18"/>
                <w:szCs w:val="18"/>
              </w:rPr>
              <w:t>)</w:t>
            </w:r>
          </w:p>
          <w:p w14:paraId="4DB56480" w14:textId="77777777" w:rsidR="009E47D4" w:rsidRPr="00283DF9" w:rsidRDefault="009E47D4" w:rsidP="009E47D4">
            <w:pPr>
              <w:rPr>
                <w:sz w:val="18"/>
                <w:szCs w:val="18"/>
              </w:rPr>
            </w:pPr>
          </w:p>
        </w:tc>
        <w:tc>
          <w:tcPr>
            <w:tcW w:w="3734" w:type="dxa"/>
          </w:tcPr>
          <w:p w14:paraId="42DD5BAA" w14:textId="77777777" w:rsidR="009E47D4" w:rsidRPr="00283DF9" w:rsidRDefault="00660C28" w:rsidP="009E47D4">
            <w:pPr>
              <w:rPr>
                <w:sz w:val="18"/>
                <w:szCs w:val="18"/>
              </w:rPr>
            </w:pPr>
            <w:r w:rsidRPr="004259BF">
              <w:rPr>
                <w:sz w:val="18"/>
                <w:szCs w:val="18"/>
              </w:rPr>
              <w:t>[T]</w:t>
            </w:r>
            <w:proofErr w:type="gramStart"/>
            <w:r w:rsidRPr="004259BF">
              <w:rPr>
                <w:sz w:val="18"/>
                <w:szCs w:val="18"/>
                <w:lang w:val="x-none"/>
              </w:rPr>
              <w:t>he</w:t>
            </w:r>
            <w:proofErr w:type="gramEnd"/>
            <w:r w:rsidRPr="004259BF">
              <w:rPr>
                <w:sz w:val="18"/>
                <w:szCs w:val="18"/>
                <w:lang w:val="x-none"/>
              </w:rPr>
              <w:t xml:space="preserve"> written contractual agreement between the financial entity and the third-party service provider shall specify: (e) the location of data processed or stored by the subcontractor, where relevant;</w:t>
            </w:r>
          </w:p>
        </w:tc>
        <w:tc>
          <w:tcPr>
            <w:tcW w:w="1710" w:type="dxa"/>
          </w:tcPr>
          <w:p w14:paraId="41126871" w14:textId="77777777" w:rsidR="009E47D4" w:rsidRDefault="00660C28" w:rsidP="009E47D4">
            <w:pPr>
              <w:rPr>
                <w:sz w:val="18"/>
                <w:szCs w:val="18"/>
              </w:rPr>
            </w:pPr>
            <w:r>
              <w:rPr>
                <w:sz w:val="18"/>
                <w:szCs w:val="18"/>
              </w:rPr>
              <w:t>- DORA Supplement</w:t>
            </w:r>
          </w:p>
          <w:p w14:paraId="7A3D8F2A" w14:textId="77777777" w:rsidR="009E47D4" w:rsidRDefault="00660C28" w:rsidP="009E47D4">
            <w:pPr>
              <w:rPr>
                <w:sz w:val="18"/>
                <w:szCs w:val="18"/>
              </w:rPr>
            </w:pPr>
            <w:r>
              <w:rPr>
                <w:sz w:val="18"/>
                <w:szCs w:val="18"/>
              </w:rPr>
              <w:t>- Product Terms</w:t>
            </w:r>
          </w:p>
          <w:p w14:paraId="26AA2F7A" w14:textId="77777777" w:rsidR="009E47D4" w:rsidRDefault="009E47D4" w:rsidP="009E47D4">
            <w:pPr>
              <w:rPr>
                <w:sz w:val="18"/>
                <w:szCs w:val="18"/>
              </w:rPr>
            </w:pPr>
          </w:p>
        </w:tc>
        <w:tc>
          <w:tcPr>
            <w:tcW w:w="7650" w:type="dxa"/>
          </w:tcPr>
          <w:p w14:paraId="69EC207A" w14:textId="77777777" w:rsidR="009E47D4" w:rsidRPr="005D0EE2" w:rsidRDefault="00660C28" w:rsidP="009E47D4">
            <w:pPr>
              <w:rPr>
                <w:b/>
                <w:bCs/>
                <w:sz w:val="18"/>
                <w:szCs w:val="18"/>
              </w:rPr>
            </w:pPr>
            <w:r w:rsidRPr="00072CF9">
              <w:rPr>
                <w:b/>
                <w:bCs/>
                <w:sz w:val="18"/>
                <w:szCs w:val="18"/>
              </w:rPr>
              <w:t xml:space="preserve">DORA </w:t>
            </w:r>
            <w:r>
              <w:rPr>
                <w:b/>
                <w:bCs/>
                <w:sz w:val="18"/>
                <w:szCs w:val="18"/>
              </w:rPr>
              <w:t>Supplement</w:t>
            </w:r>
            <w:r w:rsidRPr="00072CF9">
              <w:rPr>
                <w:b/>
                <w:bCs/>
                <w:sz w:val="18"/>
                <w:szCs w:val="18"/>
              </w:rPr>
              <w:t>:</w:t>
            </w:r>
          </w:p>
          <w:p w14:paraId="22A6DB43" w14:textId="77777777" w:rsidR="009E47D4" w:rsidRPr="0072481C" w:rsidRDefault="00660C28" w:rsidP="009E47D4">
            <w:pPr>
              <w:ind w:left="248"/>
              <w:rPr>
                <w:sz w:val="18"/>
                <w:szCs w:val="18"/>
                <w:u w:val="single"/>
              </w:rPr>
            </w:pPr>
            <w:r w:rsidRPr="0072481C">
              <w:rPr>
                <w:sz w:val="18"/>
                <w:szCs w:val="18"/>
                <w:u w:val="single"/>
              </w:rPr>
              <w:t xml:space="preserve">Section </w:t>
            </w:r>
            <w:r>
              <w:rPr>
                <w:sz w:val="18"/>
                <w:szCs w:val="18"/>
                <w:u w:val="single"/>
              </w:rPr>
              <w:t>6</w:t>
            </w:r>
            <w:r w:rsidRPr="0072481C">
              <w:rPr>
                <w:sz w:val="18"/>
                <w:szCs w:val="18"/>
                <w:u w:val="single"/>
              </w:rPr>
              <w:t>.</w:t>
            </w:r>
            <w:r>
              <w:rPr>
                <w:sz w:val="18"/>
                <w:szCs w:val="18"/>
                <w:u w:val="single"/>
              </w:rPr>
              <w:t>3</w:t>
            </w:r>
          </w:p>
          <w:p w14:paraId="7636653D" w14:textId="77777777" w:rsidR="009E47D4" w:rsidRPr="0072481C" w:rsidRDefault="00660C28" w:rsidP="009E47D4">
            <w:pPr>
              <w:ind w:left="248"/>
              <w:jc w:val="both"/>
              <w:rPr>
                <w:sz w:val="18"/>
                <w:szCs w:val="18"/>
              </w:rPr>
            </w:pPr>
            <w:r w:rsidRPr="004259BF">
              <w:rPr>
                <w:b/>
                <w:bCs/>
                <w:sz w:val="18"/>
                <w:szCs w:val="18"/>
              </w:rPr>
              <w:t xml:space="preserve">Important Provider Data Policy, Location, and Important Provider Failure. </w:t>
            </w:r>
            <w:r w:rsidRPr="004259BF">
              <w:rPr>
                <w:sz w:val="18"/>
                <w:szCs w:val="18"/>
              </w:rPr>
              <w:t>Microsoft’s commitments in Section 2.e of the FSA will apply to Important Providers, to the extent Microsoft engages such Important Providers to process, transfer, or store Customer Data subject to DORA. Important Providers will provide outsourced Critical or Important Online Services from locations in accordance with the applicable location commitment made by Microsoft for each such Critical or Important Online Service. Microsoft will ensure that its contracts with Important Providers include terms obliging the Important Providers to comply with all applicable laws and regulatory requirements.</w:t>
            </w:r>
          </w:p>
          <w:p w14:paraId="1FD6D571" w14:textId="77777777" w:rsidR="009E47D4" w:rsidRPr="0072481C" w:rsidRDefault="009E47D4" w:rsidP="009E47D4">
            <w:pPr>
              <w:rPr>
                <w:sz w:val="18"/>
                <w:szCs w:val="18"/>
              </w:rPr>
            </w:pPr>
          </w:p>
        </w:tc>
        <w:tc>
          <w:tcPr>
            <w:tcW w:w="7470" w:type="dxa"/>
          </w:tcPr>
          <w:p w14:paraId="0FC70255" w14:textId="77777777" w:rsidR="00747AC4" w:rsidRDefault="00660C28" w:rsidP="00117806">
            <w:pPr>
              <w:rPr>
                <w:sz w:val="18"/>
                <w:szCs w:val="18"/>
              </w:rPr>
            </w:pPr>
            <w:r>
              <w:rPr>
                <w:rFonts w:ascii="Aptos" w:eastAsia="Aptos" w:hAnsi="Aptos" w:cs="Arial"/>
                <w:sz w:val="18"/>
                <w:szCs w:val="18"/>
                <w:lang w:eastAsia="en-US"/>
              </w:rPr>
              <w:t>Microsoft</w:t>
            </w:r>
            <w:r w:rsidR="00117806">
              <w:rPr>
                <w:rFonts w:ascii="Aptos" w:eastAsia="Aptos" w:hAnsi="Aptos" w:cs="Arial"/>
                <w:sz w:val="18"/>
                <w:szCs w:val="18"/>
                <w:lang w:eastAsia="en-US"/>
              </w:rPr>
              <w:t xml:space="preserve">’s data location commitments (see Row </w:t>
            </w:r>
            <w:r w:rsidR="00117806">
              <w:rPr>
                <w:rFonts w:ascii="Aptos" w:eastAsia="Aptos" w:hAnsi="Aptos" w:cs="Arial"/>
                <w:sz w:val="18"/>
                <w:szCs w:val="18"/>
                <w:lang w:eastAsia="en-US"/>
              </w:rPr>
              <w:fldChar w:fldCharType="begin"/>
            </w:r>
            <w:r w:rsidR="00117806">
              <w:rPr>
                <w:rFonts w:ascii="Aptos" w:eastAsia="Aptos" w:hAnsi="Aptos" w:cs="Arial"/>
                <w:sz w:val="18"/>
                <w:szCs w:val="18"/>
                <w:lang w:eastAsia="en-US"/>
              </w:rPr>
              <w:instrText xml:space="preserve"> REF _Ref180402038 \r \h </w:instrText>
            </w:r>
            <w:r w:rsidR="00DB3C0F">
              <w:rPr>
                <w:rFonts w:ascii="Aptos" w:eastAsia="Aptos" w:hAnsi="Aptos" w:cs="Arial"/>
                <w:sz w:val="18"/>
                <w:szCs w:val="18"/>
                <w:lang w:eastAsia="en-US"/>
              </w:rPr>
              <w:instrText xml:space="preserve"> \* MERGEFORMAT </w:instrText>
            </w:r>
            <w:r w:rsidR="00117806">
              <w:rPr>
                <w:rFonts w:ascii="Aptos" w:eastAsia="Aptos" w:hAnsi="Aptos" w:cs="Arial"/>
                <w:sz w:val="18"/>
                <w:szCs w:val="18"/>
                <w:lang w:eastAsia="en-US"/>
              </w:rPr>
            </w:r>
            <w:r w:rsidR="00117806">
              <w:rPr>
                <w:rFonts w:ascii="Aptos" w:eastAsia="Aptos" w:hAnsi="Aptos" w:cs="Arial"/>
                <w:sz w:val="18"/>
                <w:szCs w:val="18"/>
                <w:lang w:eastAsia="en-US"/>
              </w:rPr>
              <w:fldChar w:fldCharType="separate"/>
            </w:r>
            <w:r w:rsidR="00117806">
              <w:rPr>
                <w:rFonts w:ascii="Aptos" w:eastAsia="Aptos" w:hAnsi="Aptos" w:cs="Arial"/>
                <w:sz w:val="18"/>
                <w:szCs w:val="18"/>
                <w:lang w:eastAsia="en-US"/>
              </w:rPr>
              <w:t>3</w:t>
            </w:r>
            <w:r w:rsidR="00117806">
              <w:rPr>
                <w:rFonts w:ascii="Aptos" w:eastAsia="Aptos" w:hAnsi="Aptos" w:cs="Arial"/>
                <w:sz w:val="18"/>
                <w:szCs w:val="18"/>
                <w:lang w:eastAsia="en-US"/>
              </w:rPr>
              <w:fldChar w:fldCharType="end"/>
            </w:r>
            <w:r w:rsidR="00117806">
              <w:rPr>
                <w:rFonts w:ascii="Aptos" w:eastAsia="Aptos" w:hAnsi="Aptos" w:cs="Arial"/>
                <w:sz w:val="18"/>
                <w:szCs w:val="18"/>
                <w:lang w:eastAsia="en-US"/>
              </w:rPr>
              <w:t xml:space="preserve"> above) extend to Important Processors engaged in data storage, transfer, or processing. (DORA Supplement, 6.3).</w:t>
            </w:r>
          </w:p>
          <w:p w14:paraId="60B125C8" w14:textId="77777777" w:rsidR="00747AC4" w:rsidRDefault="00747AC4" w:rsidP="009E47D4">
            <w:pPr>
              <w:rPr>
                <w:sz w:val="18"/>
                <w:szCs w:val="18"/>
              </w:rPr>
            </w:pPr>
          </w:p>
          <w:p w14:paraId="07035EA0" w14:textId="77777777" w:rsidR="00747AC4" w:rsidRDefault="00747AC4" w:rsidP="009E47D4">
            <w:pPr>
              <w:rPr>
                <w:sz w:val="18"/>
                <w:szCs w:val="18"/>
              </w:rPr>
            </w:pPr>
          </w:p>
          <w:p w14:paraId="2751C1FF" w14:textId="77777777" w:rsidR="009E47D4" w:rsidRDefault="009E47D4" w:rsidP="009E47D4">
            <w:pPr>
              <w:rPr>
                <w:sz w:val="18"/>
                <w:szCs w:val="18"/>
              </w:rPr>
            </w:pPr>
          </w:p>
        </w:tc>
      </w:tr>
      <w:tr w:rsidR="000B722B" w14:paraId="7CB181C0" w14:textId="77777777" w:rsidTr="007F64A9">
        <w:trPr>
          <w:trHeight w:val="300"/>
        </w:trPr>
        <w:tc>
          <w:tcPr>
            <w:tcW w:w="535" w:type="dxa"/>
            <w:shd w:val="clear" w:color="auto" w:fill="E8E8E8" w:themeFill="background2"/>
          </w:tcPr>
          <w:p w14:paraId="458F2E7B" w14:textId="77777777" w:rsidR="009E47D4" w:rsidRPr="00DB3C0F" w:rsidRDefault="009E47D4" w:rsidP="0063537B">
            <w:pPr>
              <w:pStyle w:val="ListParagraph"/>
              <w:numPr>
                <w:ilvl w:val="0"/>
                <w:numId w:val="12"/>
              </w:numPr>
              <w:ind w:left="420"/>
              <w:rPr>
                <w:b/>
                <w:bCs/>
                <w:sz w:val="18"/>
                <w:szCs w:val="18"/>
              </w:rPr>
            </w:pPr>
          </w:p>
        </w:tc>
        <w:tc>
          <w:tcPr>
            <w:tcW w:w="1486" w:type="dxa"/>
          </w:tcPr>
          <w:p w14:paraId="20F70DF6" w14:textId="77777777" w:rsidR="009E47D4" w:rsidRPr="00D14FDE" w:rsidRDefault="00660C28" w:rsidP="009E47D4">
            <w:pPr>
              <w:rPr>
                <w:sz w:val="18"/>
                <w:szCs w:val="18"/>
              </w:rPr>
            </w:pPr>
            <w:r w:rsidRPr="00075C6F">
              <w:rPr>
                <w:sz w:val="18"/>
                <w:szCs w:val="18"/>
              </w:rPr>
              <w:t>RTS 53 Art. 4(1)(</w:t>
            </w:r>
            <w:r>
              <w:rPr>
                <w:sz w:val="18"/>
                <w:szCs w:val="18"/>
              </w:rPr>
              <w:t>f</w:t>
            </w:r>
            <w:r w:rsidRPr="00075C6F">
              <w:rPr>
                <w:sz w:val="18"/>
                <w:szCs w:val="18"/>
              </w:rPr>
              <w:t>)</w:t>
            </w:r>
          </w:p>
          <w:p w14:paraId="40DF51B6" w14:textId="77777777" w:rsidR="009E47D4" w:rsidRPr="00593D0B" w:rsidRDefault="009E47D4" w:rsidP="009E47D4">
            <w:pPr>
              <w:rPr>
                <w:sz w:val="18"/>
                <w:szCs w:val="18"/>
              </w:rPr>
            </w:pPr>
          </w:p>
        </w:tc>
        <w:tc>
          <w:tcPr>
            <w:tcW w:w="3734" w:type="dxa"/>
          </w:tcPr>
          <w:p w14:paraId="524E8790" w14:textId="77777777" w:rsidR="009E47D4" w:rsidRPr="00593D0B" w:rsidRDefault="00660C28" w:rsidP="009E47D4">
            <w:pPr>
              <w:rPr>
                <w:sz w:val="18"/>
                <w:szCs w:val="18"/>
              </w:rPr>
            </w:pPr>
            <w:r w:rsidRPr="004259BF">
              <w:rPr>
                <w:sz w:val="18"/>
                <w:szCs w:val="18"/>
              </w:rPr>
              <w:t>[T]</w:t>
            </w:r>
            <w:r w:rsidRPr="004259BF">
              <w:rPr>
                <w:sz w:val="18"/>
                <w:szCs w:val="18"/>
                <w:lang w:val="x-none"/>
              </w:rPr>
              <w:t>he written contractual agreement between the financial entity and the third-party service provider shall specify: (f) that the ICT third-party service provider is required to specify in its written contractual agreement with the subcontractor providing ICT services supporting critical or important function or material part thereof the monitoring and reporting obligations of the subcontractor towards the ICT third-party service provider, and where agreed, towards the financial entity;</w:t>
            </w:r>
          </w:p>
        </w:tc>
        <w:tc>
          <w:tcPr>
            <w:tcW w:w="1710" w:type="dxa"/>
          </w:tcPr>
          <w:p w14:paraId="29B36DFD" w14:textId="77777777" w:rsidR="009E47D4" w:rsidRDefault="00660C28" w:rsidP="009E47D4">
            <w:pPr>
              <w:rPr>
                <w:sz w:val="18"/>
                <w:szCs w:val="18"/>
              </w:rPr>
            </w:pPr>
            <w:r>
              <w:rPr>
                <w:sz w:val="18"/>
                <w:szCs w:val="18"/>
              </w:rPr>
              <w:t>- DORA Supplement</w:t>
            </w:r>
          </w:p>
          <w:p w14:paraId="638F521C" w14:textId="77777777" w:rsidR="009E47D4" w:rsidRDefault="009E47D4" w:rsidP="009E47D4">
            <w:pPr>
              <w:rPr>
                <w:sz w:val="18"/>
                <w:szCs w:val="18"/>
              </w:rPr>
            </w:pPr>
          </w:p>
        </w:tc>
        <w:tc>
          <w:tcPr>
            <w:tcW w:w="7650" w:type="dxa"/>
          </w:tcPr>
          <w:p w14:paraId="0C4DD5CA" w14:textId="77777777" w:rsidR="009E47D4" w:rsidRDefault="00660C28" w:rsidP="005D0EE2">
            <w:pPr>
              <w:spacing w:line="256" w:lineRule="auto"/>
              <w:ind w:left="705" w:hanging="705"/>
              <w:jc w:val="both"/>
              <w:rPr>
                <w:rFonts w:eastAsia="Times New Roman" w:cs="Arial"/>
                <w:b/>
                <w:bCs/>
                <w:color w:val="000000"/>
                <w:sz w:val="18"/>
                <w:szCs w:val="18"/>
                <w:lang w:eastAsia="en-US"/>
              </w:rPr>
            </w:pPr>
            <w:r>
              <w:rPr>
                <w:rFonts w:eastAsia="Times New Roman" w:cs="Arial"/>
                <w:b/>
                <w:bCs/>
                <w:color w:val="000000"/>
                <w:sz w:val="18"/>
                <w:szCs w:val="18"/>
                <w:lang w:eastAsia="en-US"/>
              </w:rPr>
              <w:t xml:space="preserve">DORA Supplement: </w:t>
            </w:r>
          </w:p>
          <w:p w14:paraId="210F6327" w14:textId="77777777" w:rsidR="009E47D4" w:rsidRPr="008C0EF2" w:rsidRDefault="00660C28" w:rsidP="009E47D4">
            <w:pPr>
              <w:spacing w:line="259" w:lineRule="auto"/>
              <w:ind w:left="345" w:hanging="187"/>
              <w:contextualSpacing/>
              <w:jc w:val="both"/>
              <w:rPr>
                <w:rFonts w:eastAsia="Times New Roman" w:cs="Arial"/>
                <w:color w:val="000000"/>
                <w:sz w:val="18"/>
                <w:szCs w:val="18"/>
                <w:u w:val="single"/>
                <w:lang w:eastAsia="en-US"/>
              </w:rPr>
            </w:pPr>
            <w:r w:rsidRPr="008C0EF2">
              <w:rPr>
                <w:rFonts w:eastAsia="Times New Roman" w:cs="Arial"/>
                <w:color w:val="000000"/>
                <w:sz w:val="18"/>
                <w:szCs w:val="18"/>
                <w:u w:val="single"/>
                <w:lang w:eastAsia="en-US"/>
              </w:rPr>
              <w:t xml:space="preserve">Section </w:t>
            </w:r>
            <w:r>
              <w:rPr>
                <w:rFonts w:eastAsia="Times New Roman" w:cs="Arial"/>
                <w:color w:val="000000"/>
                <w:sz w:val="18"/>
                <w:szCs w:val="18"/>
                <w:u w:val="single"/>
                <w:lang w:eastAsia="en-US"/>
              </w:rPr>
              <w:t>6</w:t>
            </w:r>
            <w:r w:rsidRPr="008C0EF2">
              <w:rPr>
                <w:rFonts w:eastAsia="Times New Roman" w:cs="Arial"/>
                <w:color w:val="000000"/>
                <w:sz w:val="18"/>
                <w:szCs w:val="18"/>
                <w:u w:val="single"/>
                <w:lang w:eastAsia="en-US"/>
              </w:rPr>
              <w:t>.</w:t>
            </w:r>
            <w:r>
              <w:rPr>
                <w:rFonts w:eastAsia="Times New Roman" w:cs="Arial"/>
                <w:color w:val="000000"/>
                <w:sz w:val="18"/>
                <w:szCs w:val="18"/>
                <w:u w:val="single"/>
                <w:lang w:eastAsia="en-US"/>
              </w:rPr>
              <w:t>7</w:t>
            </w:r>
          </w:p>
          <w:p w14:paraId="665B8E8E" w14:textId="77777777" w:rsidR="009E47D4" w:rsidRDefault="00660C28" w:rsidP="009E47D4">
            <w:pPr>
              <w:ind w:left="160"/>
              <w:contextualSpacing/>
              <w:jc w:val="both"/>
              <w:rPr>
                <w:b/>
                <w:bCs/>
                <w:sz w:val="18"/>
                <w:szCs w:val="18"/>
              </w:rPr>
            </w:pPr>
            <w:r w:rsidRPr="004259BF">
              <w:rPr>
                <w:b/>
                <w:bCs/>
                <w:sz w:val="18"/>
                <w:szCs w:val="18"/>
              </w:rPr>
              <w:t>Oversight of Important Providers</w:t>
            </w:r>
            <w:proofErr w:type="gramStart"/>
            <w:r w:rsidRPr="004259BF">
              <w:rPr>
                <w:b/>
                <w:bCs/>
                <w:sz w:val="18"/>
                <w:szCs w:val="18"/>
              </w:rPr>
              <w:t xml:space="preserve">. </w:t>
            </w:r>
            <w:r>
              <w:rPr>
                <w:sz w:val="18"/>
                <w:szCs w:val="18"/>
              </w:rPr>
              <w:t>. . .</w:t>
            </w:r>
            <w:proofErr w:type="gramEnd"/>
            <w:r>
              <w:rPr>
                <w:sz w:val="18"/>
                <w:szCs w:val="18"/>
              </w:rPr>
              <w:t xml:space="preserve"> </w:t>
            </w:r>
            <w:r w:rsidRPr="004259BF">
              <w:rPr>
                <w:sz w:val="18"/>
                <w:szCs w:val="18"/>
              </w:rPr>
              <w:t>Microsoft will ensure that its written agreements with Important Providers include terms: (i) specifying the Important Providers’ monitoring and reporting obligations toward Microsoft and, where agreed, toward Customer</w:t>
            </w:r>
            <w:r>
              <w:rPr>
                <w:sz w:val="18"/>
                <w:szCs w:val="18"/>
              </w:rPr>
              <w:t xml:space="preserve"> . . .</w:t>
            </w:r>
          </w:p>
        </w:tc>
        <w:tc>
          <w:tcPr>
            <w:tcW w:w="7470" w:type="dxa"/>
          </w:tcPr>
          <w:p w14:paraId="6178D10C" w14:textId="77777777" w:rsidR="00E21D3B" w:rsidRDefault="00660C28" w:rsidP="009E47D4">
            <w:pPr>
              <w:spacing w:line="259" w:lineRule="auto"/>
              <w:contextualSpacing/>
              <w:rPr>
                <w:sz w:val="18"/>
                <w:szCs w:val="18"/>
              </w:rPr>
            </w:pPr>
            <w:r w:rsidRPr="00BB4D9E">
              <w:rPr>
                <w:sz w:val="18"/>
                <w:szCs w:val="18"/>
              </w:rPr>
              <w:t>Microsoft will ensure that its written agreements with Important Providers include terms specifying the Important Providers’ monitoring and reporting obligations toward Microsoft and, where relevant, toward Customer</w:t>
            </w:r>
            <w:r>
              <w:rPr>
                <w:sz w:val="18"/>
                <w:szCs w:val="18"/>
              </w:rPr>
              <w:t xml:space="preserve"> (DORA </w:t>
            </w:r>
            <w:r w:rsidR="00B674BD">
              <w:rPr>
                <w:sz w:val="18"/>
                <w:szCs w:val="18"/>
              </w:rPr>
              <w:t>Supplement</w:t>
            </w:r>
            <w:r>
              <w:rPr>
                <w:sz w:val="18"/>
                <w:szCs w:val="18"/>
              </w:rPr>
              <w:t>, 6.7).</w:t>
            </w:r>
          </w:p>
          <w:p w14:paraId="72F8B60A" w14:textId="77777777" w:rsidR="00E21D3B" w:rsidRDefault="00E21D3B" w:rsidP="009E47D4">
            <w:pPr>
              <w:spacing w:line="259" w:lineRule="auto"/>
              <w:contextualSpacing/>
              <w:rPr>
                <w:rFonts w:eastAsia="Times New Roman" w:cs="Arial"/>
                <w:color w:val="000000"/>
                <w:sz w:val="18"/>
                <w:szCs w:val="20"/>
                <w:lang w:eastAsia="en-US"/>
              </w:rPr>
            </w:pPr>
          </w:p>
          <w:p w14:paraId="4A6C8110" w14:textId="77777777" w:rsidR="009E47D4" w:rsidRDefault="009E47D4" w:rsidP="009E47D4">
            <w:pPr>
              <w:spacing w:line="259" w:lineRule="auto"/>
              <w:contextualSpacing/>
              <w:rPr>
                <w:rFonts w:eastAsia="Times New Roman" w:cs="Arial"/>
                <w:color w:val="000000"/>
                <w:sz w:val="18"/>
                <w:szCs w:val="20"/>
                <w:lang w:eastAsia="en-US"/>
              </w:rPr>
            </w:pPr>
          </w:p>
          <w:p w14:paraId="3FA01E27" w14:textId="77777777" w:rsidR="009E47D4" w:rsidRPr="002B58F5" w:rsidRDefault="009E47D4" w:rsidP="009E47D4">
            <w:pPr>
              <w:rPr>
                <w:rFonts w:eastAsia="Times New Roman" w:cs="Arial"/>
                <w:color w:val="000000"/>
                <w:sz w:val="18"/>
                <w:szCs w:val="18"/>
                <w:lang w:eastAsia="en-US"/>
              </w:rPr>
            </w:pPr>
          </w:p>
        </w:tc>
      </w:tr>
      <w:tr w:rsidR="000B722B" w14:paraId="00F51188" w14:textId="77777777" w:rsidTr="007F64A9">
        <w:trPr>
          <w:trHeight w:val="300"/>
        </w:trPr>
        <w:tc>
          <w:tcPr>
            <w:tcW w:w="535" w:type="dxa"/>
            <w:shd w:val="clear" w:color="auto" w:fill="E8E8E8" w:themeFill="background2"/>
          </w:tcPr>
          <w:p w14:paraId="40CB9CCF" w14:textId="77777777" w:rsidR="009E47D4" w:rsidRPr="00DB3C0F" w:rsidRDefault="009E47D4" w:rsidP="0063537B">
            <w:pPr>
              <w:pStyle w:val="ListParagraph"/>
              <w:numPr>
                <w:ilvl w:val="0"/>
                <w:numId w:val="12"/>
              </w:numPr>
              <w:ind w:left="420"/>
              <w:rPr>
                <w:b/>
                <w:bCs/>
                <w:sz w:val="18"/>
                <w:szCs w:val="18"/>
              </w:rPr>
            </w:pPr>
          </w:p>
        </w:tc>
        <w:tc>
          <w:tcPr>
            <w:tcW w:w="1486" w:type="dxa"/>
          </w:tcPr>
          <w:p w14:paraId="5E4B86FE" w14:textId="77777777" w:rsidR="009E47D4" w:rsidRPr="00D14FDE" w:rsidRDefault="00660C28" w:rsidP="009E47D4">
            <w:pPr>
              <w:rPr>
                <w:sz w:val="18"/>
                <w:szCs w:val="18"/>
              </w:rPr>
            </w:pPr>
            <w:r w:rsidRPr="00075C6F">
              <w:rPr>
                <w:sz w:val="18"/>
                <w:szCs w:val="18"/>
              </w:rPr>
              <w:t>RTS 53 Art. 4(1)(</w:t>
            </w:r>
            <w:r>
              <w:rPr>
                <w:sz w:val="18"/>
                <w:szCs w:val="18"/>
              </w:rPr>
              <w:t>g</w:t>
            </w:r>
            <w:r w:rsidRPr="00075C6F">
              <w:rPr>
                <w:sz w:val="18"/>
                <w:szCs w:val="18"/>
              </w:rPr>
              <w:t>)</w:t>
            </w:r>
          </w:p>
          <w:p w14:paraId="1286974B" w14:textId="77777777" w:rsidR="009E47D4" w:rsidRPr="00957B89" w:rsidRDefault="009E47D4" w:rsidP="009E47D4">
            <w:pPr>
              <w:rPr>
                <w:sz w:val="18"/>
                <w:szCs w:val="18"/>
              </w:rPr>
            </w:pPr>
          </w:p>
        </w:tc>
        <w:tc>
          <w:tcPr>
            <w:tcW w:w="3734" w:type="dxa"/>
          </w:tcPr>
          <w:p w14:paraId="5066C3A1" w14:textId="77777777" w:rsidR="009E47D4" w:rsidRPr="00957B89" w:rsidRDefault="00660C28" w:rsidP="009E47D4">
            <w:pPr>
              <w:rPr>
                <w:sz w:val="18"/>
                <w:szCs w:val="18"/>
              </w:rPr>
            </w:pPr>
            <w:r w:rsidRPr="00B336F1">
              <w:rPr>
                <w:sz w:val="18"/>
                <w:szCs w:val="18"/>
              </w:rPr>
              <w:t>[T]</w:t>
            </w:r>
            <w:r w:rsidRPr="00B336F1">
              <w:rPr>
                <w:sz w:val="18"/>
                <w:szCs w:val="18"/>
                <w:lang w:val="x-none"/>
              </w:rPr>
              <w:t>he written contractual agreement between the financial entity and the third-party service provider shall specify: (g) that the ICT third-party service provider is required to ensure the continuity of the ICT services supporting critical or important functions throughout the chain of subcontractors in case of failure by an ICT subcontractor to meet its contractual obligations, and that the written contractual agreement with the subcontractor providing the ICT services supporting critical or important functions or material parts thereof includes the requirements on business contingency plans as set out under Article 30(3)(c) of Regulation (EU) 2022/2554 and defines the service levels to be met by the ICT subcontractors in relation to these plans;</w:t>
            </w:r>
          </w:p>
        </w:tc>
        <w:tc>
          <w:tcPr>
            <w:tcW w:w="1710" w:type="dxa"/>
          </w:tcPr>
          <w:p w14:paraId="116BD7D9" w14:textId="77777777" w:rsidR="009E47D4" w:rsidRPr="0072481C" w:rsidRDefault="00660C28" w:rsidP="009E47D4">
            <w:pPr>
              <w:rPr>
                <w:sz w:val="18"/>
                <w:szCs w:val="18"/>
              </w:rPr>
            </w:pPr>
            <w:r>
              <w:rPr>
                <w:sz w:val="18"/>
                <w:szCs w:val="18"/>
              </w:rPr>
              <w:t>- DORA Supplement</w:t>
            </w:r>
          </w:p>
        </w:tc>
        <w:tc>
          <w:tcPr>
            <w:tcW w:w="7650" w:type="dxa"/>
          </w:tcPr>
          <w:p w14:paraId="714469EF" w14:textId="77777777" w:rsidR="009E47D4" w:rsidRDefault="00660C28" w:rsidP="009E47D4">
            <w:pPr>
              <w:rPr>
                <w:b/>
                <w:bCs/>
                <w:sz w:val="18"/>
                <w:szCs w:val="18"/>
              </w:rPr>
            </w:pPr>
            <w:r>
              <w:rPr>
                <w:b/>
                <w:bCs/>
                <w:sz w:val="18"/>
                <w:szCs w:val="18"/>
              </w:rPr>
              <w:t xml:space="preserve">DORA Supplement: </w:t>
            </w:r>
          </w:p>
          <w:p w14:paraId="68A0E850" w14:textId="77777777" w:rsidR="009E47D4" w:rsidRDefault="00660C28" w:rsidP="00E21D3B">
            <w:pPr>
              <w:ind w:left="248"/>
              <w:rPr>
                <w:sz w:val="18"/>
                <w:szCs w:val="18"/>
                <w:u w:val="single"/>
              </w:rPr>
            </w:pPr>
            <w:r w:rsidRPr="00E21D3B">
              <w:rPr>
                <w:sz w:val="18"/>
                <w:szCs w:val="18"/>
                <w:u w:val="single"/>
              </w:rPr>
              <w:t>Section 6.1</w:t>
            </w:r>
          </w:p>
          <w:p w14:paraId="7FFD33E1" w14:textId="77777777" w:rsidR="00E21D3B" w:rsidRDefault="00660C28" w:rsidP="00E21D3B">
            <w:pPr>
              <w:ind w:left="248"/>
              <w:rPr>
                <w:sz w:val="18"/>
                <w:szCs w:val="18"/>
              </w:rPr>
            </w:pPr>
            <w:r>
              <w:rPr>
                <w:sz w:val="18"/>
                <w:szCs w:val="18"/>
              </w:rPr>
              <w:t xml:space="preserve">. . . </w:t>
            </w:r>
            <w:r w:rsidRPr="00CB35C3">
              <w:rPr>
                <w:rFonts w:ascii="Arial" w:eastAsia="Times New Roman" w:hAnsi="Arial" w:cs="Arial"/>
                <w:color w:val="000000"/>
                <w:sz w:val="20"/>
                <w:lang w:eastAsia="en-US"/>
              </w:rPr>
              <w:t xml:space="preserve"> </w:t>
            </w:r>
            <w:r w:rsidRPr="00CB35C3">
              <w:rPr>
                <w:sz w:val="18"/>
                <w:szCs w:val="18"/>
              </w:rPr>
              <w:t xml:space="preserve">Microsoft will remain responsible for </w:t>
            </w:r>
            <w:proofErr w:type="gramStart"/>
            <w:r w:rsidRPr="00CB35C3">
              <w:rPr>
                <w:sz w:val="18"/>
                <w:szCs w:val="18"/>
              </w:rPr>
              <w:t>Important</w:t>
            </w:r>
            <w:proofErr w:type="gramEnd"/>
            <w:r w:rsidRPr="00CB35C3">
              <w:rPr>
                <w:sz w:val="18"/>
                <w:szCs w:val="18"/>
              </w:rPr>
              <w:t xml:space="preserve"> Providers’ compliance with Microsoft’s obligations under the Enrollment.</w:t>
            </w:r>
          </w:p>
          <w:p w14:paraId="2FBC3161" w14:textId="77777777" w:rsidR="00E21D3B" w:rsidRPr="00E21D3B" w:rsidRDefault="00E21D3B" w:rsidP="00E21D3B">
            <w:pPr>
              <w:ind w:left="248"/>
              <w:rPr>
                <w:sz w:val="18"/>
                <w:szCs w:val="18"/>
              </w:rPr>
            </w:pPr>
          </w:p>
          <w:p w14:paraId="61BF2CC7" w14:textId="77777777" w:rsidR="009E47D4" w:rsidRPr="00153F6A" w:rsidRDefault="00660C28" w:rsidP="009E47D4">
            <w:pPr>
              <w:ind w:left="248"/>
              <w:rPr>
                <w:sz w:val="18"/>
                <w:szCs w:val="18"/>
                <w:u w:val="single"/>
              </w:rPr>
            </w:pPr>
            <w:r w:rsidRPr="00153F6A">
              <w:rPr>
                <w:sz w:val="18"/>
                <w:szCs w:val="18"/>
                <w:u w:val="single"/>
              </w:rPr>
              <w:t xml:space="preserve">Section </w:t>
            </w:r>
            <w:r>
              <w:rPr>
                <w:sz w:val="18"/>
                <w:szCs w:val="18"/>
                <w:u w:val="single"/>
              </w:rPr>
              <w:t>6</w:t>
            </w:r>
            <w:r w:rsidRPr="00153F6A">
              <w:rPr>
                <w:sz w:val="18"/>
                <w:szCs w:val="18"/>
                <w:u w:val="single"/>
              </w:rPr>
              <w:t>.</w:t>
            </w:r>
            <w:r>
              <w:rPr>
                <w:sz w:val="18"/>
                <w:szCs w:val="18"/>
                <w:u w:val="single"/>
              </w:rPr>
              <w:t>4</w:t>
            </w:r>
          </w:p>
          <w:p w14:paraId="7E25C6A0" w14:textId="77777777" w:rsidR="009E47D4" w:rsidRPr="00B336F1" w:rsidRDefault="00660C28" w:rsidP="009E47D4">
            <w:pPr>
              <w:spacing w:before="120"/>
              <w:ind w:left="248"/>
              <w:contextualSpacing/>
              <w:rPr>
                <w:rFonts w:eastAsia="Times New Roman" w:cs="Arial"/>
                <w:color w:val="000000"/>
                <w:sz w:val="18"/>
                <w:szCs w:val="18"/>
                <w:lang w:eastAsia="en-US"/>
              </w:rPr>
            </w:pPr>
            <w:r w:rsidRPr="00B336F1">
              <w:rPr>
                <w:b/>
                <w:bCs/>
                <w:sz w:val="18"/>
                <w:szCs w:val="18"/>
              </w:rPr>
              <w:t xml:space="preserve">Important Provider Business Continuity. </w:t>
            </w:r>
            <w:r w:rsidRPr="00B336F1">
              <w:rPr>
                <w:sz w:val="18"/>
                <w:szCs w:val="18"/>
              </w:rPr>
              <w:t xml:space="preserve">Microsoft will require that Important </w:t>
            </w:r>
            <w:proofErr w:type="gramStart"/>
            <w:r w:rsidRPr="00B336F1">
              <w:rPr>
                <w:sz w:val="18"/>
                <w:szCs w:val="18"/>
              </w:rPr>
              <w:t>Providers  implement</w:t>
            </w:r>
            <w:proofErr w:type="gramEnd"/>
            <w:r w:rsidRPr="00B336F1">
              <w:rPr>
                <w:sz w:val="18"/>
                <w:szCs w:val="18"/>
              </w:rPr>
              <w:t xml:space="preserve"> and test business continuity plans.</w:t>
            </w:r>
          </w:p>
        </w:tc>
        <w:tc>
          <w:tcPr>
            <w:tcW w:w="7470" w:type="dxa"/>
          </w:tcPr>
          <w:p w14:paraId="0A41DD64" w14:textId="77777777" w:rsidR="00E21D3B" w:rsidRDefault="00660C28" w:rsidP="009E47D4">
            <w:pPr>
              <w:rPr>
                <w:rFonts w:eastAsia="Times New Roman" w:cs="Arial"/>
                <w:color w:val="000000"/>
                <w:sz w:val="18"/>
                <w:szCs w:val="18"/>
                <w:lang w:eastAsia="en-US"/>
              </w:rPr>
            </w:pPr>
            <w:r>
              <w:rPr>
                <w:rFonts w:eastAsia="Times New Roman" w:cs="Arial"/>
                <w:color w:val="000000"/>
                <w:sz w:val="18"/>
                <w:szCs w:val="18"/>
                <w:lang w:eastAsia="en-US"/>
              </w:rPr>
              <w:t xml:space="preserve">Microsoft remains responsible for the provision of the </w:t>
            </w:r>
            <w:r w:rsidR="00434244">
              <w:rPr>
                <w:rFonts w:eastAsia="Times New Roman" w:cs="Arial"/>
                <w:color w:val="000000"/>
                <w:sz w:val="18"/>
                <w:szCs w:val="18"/>
                <w:lang w:eastAsia="en-US"/>
              </w:rPr>
              <w:t>ICT services</w:t>
            </w:r>
            <w:r>
              <w:rPr>
                <w:rFonts w:eastAsia="Times New Roman" w:cs="Arial"/>
                <w:color w:val="000000"/>
                <w:sz w:val="18"/>
                <w:szCs w:val="18"/>
                <w:lang w:eastAsia="en-US"/>
              </w:rPr>
              <w:t xml:space="preserve"> and applicable service levels. (DORA Supplement, 6.1). Additionally, Microsoft will ensure that its agreements with Important Providers include requirements to implement and test business continuity plans. (DORA Supplement, 6.4).</w:t>
            </w:r>
          </w:p>
          <w:p w14:paraId="1BD70326" w14:textId="77777777" w:rsidR="009E47D4" w:rsidRDefault="009E47D4" w:rsidP="009E47D4">
            <w:pPr>
              <w:rPr>
                <w:rFonts w:eastAsia="Times New Roman" w:cs="Arial"/>
                <w:color w:val="000000"/>
                <w:sz w:val="18"/>
                <w:szCs w:val="18"/>
                <w:lang w:eastAsia="en-US"/>
              </w:rPr>
            </w:pPr>
          </w:p>
          <w:p w14:paraId="22A076AA" w14:textId="77777777" w:rsidR="009E47D4" w:rsidRPr="00F74948" w:rsidRDefault="009E47D4" w:rsidP="009E47D4">
            <w:pPr>
              <w:rPr>
                <w:sz w:val="18"/>
                <w:szCs w:val="18"/>
              </w:rPr>
            </w:pPr>
          </w:p>
        </w:tc>
      </w:tr>
      <w:tr w:rsidR="000B722B" w14:paraId="3D2E7FC4" w14:textId="77777777" w:rsidTr="007F64A9">
        <w:trPr>
          <w:trHeight w:val="300"/>
        </w:trPr>
        <w:tc>
          <w:tcPr>
            <w:tcW w:w="535" w:type="dxa"/>
            <w:shd w:val="clear" w:color="auto" w:fill="E8E8E8" w:themeFill="background2"/>
          </w:tcPr>
          <w:p w14:paraId="54AE439B" w14:textId="77777777" w:rsidR="009E47D4" w:rsidRPr="00DB3C0F" w:rsidRDefault="009E47D4" w:rsidP="0063537B">
            <w:pPr>
              <w:pStyle w:val="ListParagraph"/>
              <w:numPr>
                <w:ilvl w:val="0"/>
                <w:numId w:val="12"/>
              </w:numPr>
              <w:ind w:left="420"/>
              <w:rPr>
                <w:b/>
                <w:bCs/>
                <w:sz w:val="18"/>
                <w:szCs w:val="18"/>
              </w:rPr>
            </w:pPr>
          </w:p>
        </w:tc>
        <w:tc>
          <w:tcPr>
            <w:tcW w:w="1486" w:type="dxa"/>
          </w:tcPr>
          <w:p w14:paraId="3C6469CD" w14:textId="77777777" w:rsidR="009E47D4" w:rsidRPr="00D14FDE" w:rsidRDefault="00660C28" w:rsidP="009E47D4">
            <w:pPr>
              <w:rPr>
                <w:sz w:val="18"/>
                <w:szCs w:val="18"/>
              </w:rPr>
            </w:pPr>
            <w:r w:rsidRPr="00075C6F">
              <w:rPr>
                <w:sz w:val="18"/>
                <w:szCs w:val="18"/>
              </w:rPr>
              <w:t>RTS 53 Art. 4(1)(</w:t>
            </w:r>
            <w:r>
              <w:rPr>
                <w:sz w:val="18"/>
                <w:szCs w:val="18"/>
              </w:rPr>
              <w:t>h</w:t>
            </w:r>
            <w:r w:rsidRPr="00075C6F">
              <w:rPr>
                <w:sz w:val="18"/>
                <w:szCs w:val="18"/>
              </w:rPr>
              <w:t>)</w:t>
            </w:r>
          </w:p>
          <w:p w14:paraId="733BB044" w14:textId="77777777" w:rsidR="009E47D4" w:rsidRPr="00283DF9" w:rsidRDefault="009E47D4" w:rsidP="009E47D4">
            <w:pPr>
              <w:rPr>
                <w:sz w:val="18"/>
                <w:szCs w:val="18"/>
              </w:rPr>
            </w:pPr>
          </w:p>
        </w:tc>
        <w:tc>
          <w:tcPr>
            <w:tcW w:w="3734" w:type="dxa"/>
          </w:tcPr>
          <w:p w14:paraId="53E615E4" w14:textId="77777777" w:rsidR="009E47D4" w:rsidRPr="00283DF9" w:rsidRDefault="00660C28" w:rsidP="009E47D4">
            <w:pPr>
              <w:rPr>
                <w:sz w:val="18"/>
                <w:szCs w:val="18"/>
              </w:rPr>
            </w:pPr>
            <w:r w:rsidRPr="00351465">
              <w:rPr>
                <w:sz w:val="18"/>
                <w:szCs w:val="18"/>
              </w:rPr>
              <w:t>[T]</w:t>
            </w:r>
            <w:r w:rsidRPr="00351465">
              <w:rPr>
                <w:sz w:val="18"/>
                <w:szCs w:val="18"/>
                <w:lang w:val="x-none"/>
              </w:rPr>
              <w:t>he written contractual agreement between the financial entity and the third-party service provider shall specify: (h) that the ICT third-party service provider is required to specify in its written contractual agreement with the subcontractor providing ICT services supporting critical or important functions or material parts thereof the ICT security standards and any additional security requirements, where relevant, that shall be met by the subcontractors in line with Article 30(3)(c) of Regulation (EU) 2022/2554;</w:t>
            </w:r>
          </w:p>
        </w:tc>
        <w:tc>
          <w:tcPr>
            <w:tcW w:w="1710" w:type="dxa"/>
          </w:tcPr>
          <w:p w14:paraId="3CE2A8F7" w14:textId="77777777" w:rsidR="009E47D4" w:rsidRDefault="00660C28" w:rsidP="009E47D4">
            <w:pPr>
              <w:rPr>
                <w:sz w:val="18"/>
                <w:szCs w:val="18"/>
              </w:rPr>
            </w:pPr>
            <w:r>
              <w:rPr>
                <w:sz w:val="18"/>
                <w:szCs w:val="18"/>
              </w:rPr>
              <w:t>- DORA Supplement</w:t>
            </w:r>
          </w:p>
          <w:p w14:paraId="5E78DD1A" w14:textId="77777777" w:rsidR="009E47D4" w:rsidRDefault="00660C28" w:rsidP="009E47D4">
            <w:pPr>
              <w:rPr>
                <w:sz w:val="18"/>
                <w:szCs w:val="18"/>
              </w:rPr>
            </w:pPr>
            <w:r>
              <w:rPr>
                <w:sz w:val="18"/>
                <w:szCs w:val="18"/>
              </w:rPr>
              <w:t>- DPA</w:t>
            </w:r>
          </w:p>
        </w:tc>
        <w:tc>
          <w:tcPr>
            <w:tcW w:w="7650" w:type="dxa"/>
          </w:tcPr>
          <w:p w14:paraId="5DC71253" w14:textId="77777777" w:rsidR="009E47D4" w:rsidRPr="005D0EE2" w:rsidRDefault="00660C28" w:rsidP="009E47D4">
            <w:pPr>
              <w:rPr>
                <w:b/>
                <w:bCs/>
                <w:sz w:val="18"/>
                <w:szCs w:val="18"/>
              </w:rPr>
            </w:pPr>
            <w:r w:rsidRPr="00BB4D9E">
              <w:rPr>
                <w:b/>
                <w:bCs/>
                <w:sz w:val="18"/>
                <w:szCs w:val="18"/>
              </w:rPr>
              <w:t xml:space="preserve">DORA </w:t>
            </w:r>
            <w:r>
              <w:rPr>
                <w:b/>
                <w:bCs/>
                <w:sz w:val="18"/>
                <w:szCs w:val="18"/>
              </w:rPr>
              <w:t>Supplement</w:t>
            </w:r>
            <w:r w:rsidRPr="00BB4D9E">
              <w:rPr>
                <w:b/>
                <w:bCs/>
                <w:sz w:val="18"/>
                <w:szCs w:val="18"/>
              </w:rPr>
              <w:t>:</w:t>
            </w:r>
          </w:p>
          <w:p w14:paraId="3916D8DD" w14:textId="77777777" w:rsidR="009E47D4" w:rsidRPr="00BB4D9E" w:rsidRDefault="00660C28" w:rsidP="009E47D4">
            <w:pPr>
              <w:ind w:left="248"/>
              <w:rPr>
                <w:sz w:val="18"/>
                <w:szCs w:val="18"/>
                <w:u w:val="single"/>
              </w:rPr>
            </w:pPr>
            <w:r w:rsidRPr="00BB4D9E">
              <w:rPr>
                <w:sz w:val="18"/>
                <w:szCs w:val="18"/>
                <w:u w:val="single"/>
              </w:rPr>
              <w:t xml:space="preserve">Section </w:t>
            </w:r>
            <w:r>
              <w:rPr>
                <w:sz w:val="18"/>
                <w:szCs w:val="18"/>
                <w:u w:val="single"/>
              </w:rPr>
              <w:t>6.7</w:t>
            </w:r>
          </w:p>
          <w:p w14:paraId="3C8A608A" w14:textId="77777777" w:rsidR="009E47D4" w:rsidRDefault="00660C28" w:rsidP="009E47D4">
            <w:pPr>
              <w:ind w:left="248"/>
              <w:rPr>
                <w:sz w:val="18"/>
                <w:szCs w:val="18"/>
              </w:rPr>
            </w:pPr>
            <w:r w:rsidRPr="00866F50">
              <w:rPr>
                <w:b/>
                <w:bCs/>
                <w:sz w:val="18"/>
                <w:szCs w:val="18"/>
              </w:rPr>
              <w:t xml:space="preserve">Oversight of Important Providers. </w:t>
            </w:r>
            <w:r w:rsidRPr="00866F50">
              <w:rPr>
                <w:sz w:val="18"/>
                <w:szCs w:val="18"/>
              </w:rPr>
              <w:t xml:space="preserve">Microsoft will ensure that its written agreements with Important Providers include terms: </w:t>
            </w:r>
            <w:r>
              <w:rPr>
                <w:sz w:val="18"/>
                <w:szCs w:val="18"/>
              </w:rPr>
              <w:t xml:space="preserve">. . . </w:t>
            </w:r>
            <w:r w:rsidRPr="00866F50">
              <w:rPr>
                <w:sz w:val="18"/>
                <w:szCs w:val="18"/>
              </w:rPr>
              <w:t xml:space="preserve">(ii) obliging Important Providers to provide at least the level of data protection required of Microsoft by the DPA, including the limitations on disclosure of Processed Data (as defined in the </w:t>
            </w:r>
            <w:proofErr w:type="gramStart"/>
            <w:r w:rsidRPr="00866F50">
              <w:rPr>
                <w:sz w:val="18"/>
                <w:szCs w:val="18"/>
              </w:rPr>
              <w:t xml:space="preserve">DPA). </w:t>
            </w:r>
            <w:r>
              <w:rPr>
                <w:sz w:val="18"/>
                <w:szCs w:val="18"/>
              </w:rPr>
              <w:t>. .</w:t>
            </w:r>
            <w:proofErr w:type="gramEnd"/>
            <w:r>
              <w:rPr>
                <w:sz w:val="18"/>
                <w:szCs w:val="18"/>
              </w:rPr>
              <w:t xml:space="preserve"> .</w:t>
            </w:r>
          </w:p>
          <w:p w14:paraId="23A66833" w14:textId="77777777" w:rsidR="009E47D4" w:rsidRDefault="009E47D4" w:rsidP="009E47D4">
            <w:pPr>
              <w:rPr>
                <w:sz w:val="18"/>
                <w:szCs w:val="18"/>
              </w:rPr>
            </w:pPr>
          </w:p>
          <w:p w14:paraId="41F82CBE" w14:textId="77777777" w:rsidR="009E47D4" w:rsidRPr="005D0EE2" w:rsidRDefault="00660C28" w:rsidP="009E47D4">
            <w:pPr>
              <w:rPr>
                <w:b/>
                <w:bCs/>
                <w:sz w:val="18"/>
                <w:szCs w:val="18"/>
              </w:rPr>
            </w:pPr>
            <w:r w:rsidRPr="00BB6DEA">
              <w:rPr>
                <w:b/>
                <w:bCs/>
                <w:sz w:val="18"/>
                <w:szCs w:val="18"/>
              </w:rPr>
              <w:t>DPA:</w:t>
            </w:r>
          </w:p>
          <w:p w14:paraId="68D9420C" w14:textId="77777777" w:rsidR="009E47D4" w:rsidRPr="00BB6DEA" w:rsidRDefault="00660C28" w:rsidP="009E47D4">
            <w:pPr>
              <w:ind w:left="248"/>
              <w:rPr>
                <w:sz w:val="18"/>
                <w:szCs w:val="18"/>
                <w:u w:val="single"/>
              </w:rPr>
            </w:pPr>
            <w:r w:rsidRPr="00BB6DEA">
              <w:rPr>
                <w:sz w:val="18"/>
                <w:szCs w:val="18"/>
                <w:u w:val="single"/>
              </w:rPr>
              <w:t xml:space="preserve">Notice and Controls on </w:t>
            </w:r>
            <w:r>
              <w:rPr>
                <w:sz w:val="18"/>
                <w:szCs w:val="18"/>
                <w:u w:val="single"/>
              </w:rPr>
              <w:t>U</w:t>
            </w:r>
            <w:r w:rsidRPr="00BB6DEA">
              <w:rPr>
                <w:sz w:val="18"/>
                <w:szCs w:val="18"/>
                <w:u w:val="single"/>
              </w:rPr>
              <w:t xml:space="preserve">se of </w:t>
            </w:r>
            <w:proofErr w:type="spellStart"/>
            <w:r w:rsidRPr="00BB6DEA">
              <w:rPr>
                <w:sz w:val="18"/>
                <w:szCs w:val="18"/>
                <w:u w:val="single"/>
              </w:rPr>
              <w:t>Subprocessors</w:t>
            </w:r>
            <w:proofErr w:type="spellEnd"/>
          </w:p>
          <w:p w14:paraId="71C7BC12" w14:textId="77777777" w:rsidR="009E47D4" w:rsidRDefault="00660C28" w:rsidP="009E47D4">
            <w:pPr>
              <w:ind w:left="248"/>
              <w:rPr>
                <w:sz w:val="18"/>
                <w:szCs w:val="18"/>
              </w:rPr>
            </w:pPr>
            <w:r w:rsidRPr="00BB6DEA">
              <w:rPr>
                <w:sz w:val="18"/>
                <w:szCs w:val="18"/>
              </w:rPr>
              <w:t xml:space="preserve">Microsoft will ensure that </w:t>
            </w:r>
            <w:proofErr w:type="spellStart"/>
            <w:r w:rsidRPr="00BB6DEA">
              <w:rPr>
                <w:sz w:val="18"/>
                <w:szCs w:val="18"/>
              </w:rPr>
              <w:t>Subprocessors</w:t>
            </w:r>
            <w:proofErr w:type="spellEnd"/>
            <w:r w:rsidRPr="00BB6DEA">
              <w:rPr>
                <w:sz w:val="18"/>
                <w:szCs w:val="18"/>
              </w:rPr>
              <w:t xml:space="preserve"> are bound by written agreements that require them to provide at least the level of data protection required of Microsoft by the DPA, including the limitations on disclosure of Processed Data.</w:t>
            </w:r>
          </w:p>
          <w:p w14:paraId="1686E618" w14:textId="77777777" w:rsidR="009E47D4" w:rsidRDefault="009E47D4" w:rsidP="009E47D4">
            <w:pPr>
              <w:rPr>
                <w:b/>
                <w:bCs/>
                <w:sz w:val="18"/>
                <w:szCs w:val="18"/>
              </w:rPr>
            </w:pPr>
          </w:p>
        </w:tc>
        <w:tc>
          <w:tcPr>
            <w:tcW w:w="7470" w:type="dxa"/>
          </w:tcPr>
          <w:p w14:paraId="5035DB65" w14:textId="77777777" w:rsidR="009E47D4" w:rsidRDefault="00660C28" w:rsidP="009E47D4">
            <w:pPr>
              <w:rPr>
                <w:sz w:val="18"/>
                <w:szCs w:val="18"/>
              </w:rPr>
            </w:pPr>
            <w:r>
              <w:rPr>
                <w:sz w:val="18"/>
                <w:szCs w:val="18"/>
              </w:rPr>
              <w:t xml:space="preserve">Microsoft will ensure that its written agreements with Important Providers </w:t>
            </w:r>
            <w:r w:rsidR="00E21D3B">
              <w:rPr>
                <w:sz w:val="18"/>
                <w:szCs w:val="18"/>
              </w:rPr>
              <w:t>require the Important Provider to provide</w:t>
            </w:r>
            <w:r w:rsidRPr="00DA5F7B">
              <w:rPr>
                <w:sz w:val="18"/>
                <w:szCs w:val="18"/>
              </w:rPr>
              <w:t xml:space="preserve"> at least the same data protection standards as required by Microsoft under the DPA</w:t>
            </w:r>
            <w:r w:rsidR="00E21D3B">
              <w:rPr>
                <w:sz w:val="18"/>
                <w:szCs w:val="18"/>
              </w:rPr>
              <w:t>.</w:t>
            </w:r>
            <w:r>
              <w:rPr>
                <w:sz w:val="18"/>
                <w:szCs w:val="18"/>
              </w:rPr>
              <w:t xml:space="preserve"> (DORA </w:t>
            </w:r>
            <w:r w:rsidR="00E21D3B">
              <w:rPr>
                <w:sz w:val="18"/>
                <w:szCs w:val="18"/>
              </w:rPr>
              <w:t>Supplement</w:t>
            </w:r>
            <w:r>
              <w:rPr>
                <w:sz w:val="18"/>
                <w:szCs w:val="18"/>
              </w:rPr>
              <w:t xml:space="preserve">, </w:t>
            </w:r>
            <w:r w:rsidR="004B1E9D">
              <w:rPr>
                <w:sz w:val="18"/>
                <w:szCs w:val="18"/>
              </w:rPr>
              <w:t>6</w:t>
            </w:r>
            <w:r>
              <w:rPr>
                <w:sz w:val="18"/>
                <w:szCs w:val="18"/>
              </w:rPr>
              <w:t>.</w:t>
            </w:r>
            <w:r w:rsidR="004B1E9D">
              <w:rPr>
                <w:sz w:val="18"/>
                <w:szCs w:val="18"/>
              </w:rPr>
              <w:t>7</w:t>
            </w:r>
            <w:r>
              <w:rPr>
                <w:sz w:val="18"/>
                <w:szCs w:val="18"/>
              </w:rPr>
              <w:t xml:space="preserve">; DPA, Notice and Controls on Use of </w:t>
            </w:r>
            <w:proofErr w:type="spellStart"/>
            <w:r>
              <w:rPr>
                <w:sz w:val="18"/>
                <w:szCs w:val="18"/>
              </w:rPr>
              <w:t>Subprocessors</w:t>
            </w:r>
            <w:proofErr w:type="spellEnd"/>
            <w:r>
              <w:rPr>
                <w:sz w:val="18"/>
                <w:szCs w:val="18"/>
              </w:rPr>
              <w:t>).</w:t>
            </w:r>
          </w:p>
        </w:tc>
      </w:tr>
      <w:tr w:rsidR="000B722B" w14:paraId="77285351" w14:textId="77777777" w:rsidTr="007F64A9">
        <w:trPr>
          <w:trHeight w:val="300"/>
        </w:trPr>
        <w:tc>
          <w:tcPr>
            <w:tcW w:w="535" w:type="dxa"/>
            <w:shd w:val="clear" w:color="auto" w:fill="E8E8E8" w:themeFill="background2"/>
          </w:tcPr>
          <w:p w14:paraId="3BE86662" w14:textId="77777777" w:rsidR="009E47D4" w:rsidRPr="00DB3C0F" w:rsidRDefault="009E47D4" w:rsidP="0063537B">
            <w:pPr>
              <w:pStyle w:val="ListParagraph"/>
              <w:numPr>
                <w:ilvl w:val="0"/>
                <w:numId w:val="12"/>
              </w:numPr>
              <w:ind w:left="420"/>
              <w:rPr>
                <w:b/>
                <w:bCs/>
                <w:sz w:val="18"/>
                <w:szCs w:val="18"/>
              </w:rPr>
            </w:pPr>
          </w:p>
        </w:tc>
        <w:tc>
          <w:tcPr>
            <w:tcW w:w="1486" w:type="dxa"/>
          </w:tcPr>
          <w:p w14:paraId="5DAC91D2" w14:textId="77777777" w:rsidR="009E47D4" w:rsidRPr="00D14FDE" w:rsidRDefault="00660C28" w:rsidP="009E47D4">
            <w:pPr>
              <w:rPr>
                <w:sz w:val="18"/>
                <w:szCs w:val="18"/>
              </w:rPr>
            </w:pPr>
            <w:r w:rsidRPr="00075C6F">
              <w:rPr>
                <w:sz w:val="18"/>
                <w:szCs w:val="18"/>
              </w:rPr>
              <w:t>RTS 53 Art. 4(1)(</w:t>
            </w:r>
            <w:r>
              <w:rPr>
                <w:sz w:val="18"/>
                <w:szCs w:val="18"/>
              </w:rPr>
              <w:t>i</w:t>
            </w:r>
            <w:r w:rsidRPr="00075C6F">
              <w:rPr>
                <w:sz w:val="18"/>
                <w:szCs w:val="18"/>
              </w:rPr>
              <w:t>)</w:t>
            </w:r>
          </w:p>
          <w:p w14:paraId="4063056C" w14:textId="77777777" w:rsidR="009E47D4" w:rsidRPr="00055F95" w:rsidRDefault="009E47D4" w:rsidP="009E47D4">
            <w:pPr>
              <w:rPr>
                <w:sz w:val="18"/>
                <w:szCs w:val="18"/>
              </w:rPr>
            </w:pPr>
          </w:p>
        </w:tc>
        <w:tc>
          <w:tcPr>
            <w:tcW w:w="3734" w:type="dxa"/>
          </w:tcPr>
          <w:p w14:paraId="31D3DBCC" w14:textId="77777777" w:rsidR="009E47D4" w:rsidRDefault="00660C28" w:rsidP="009E47D4">
            <w:pPr>
              <w:rPr>
                <w:sz w:val="18"/>
                <w:szCs w:val="18"/>
              </w:rPr>
            </w:pPr>
            <w:r w:rsidRPr="00866F50">
              <w:rPr>
                <w:sz w:val="18"/>
                <w:szCs w:val="18"/>
              </w:rPr>
              <w:t>[T]</w:t>
            </w:r>
            <w:r w:rsidRPr="00866F50">
              <w:rPr>
                <w:sz w:val="18"/>
                <w:szCs w:val="18"/>
                <w:lang w:val="x-none"/>
              </w:rPr>
              <w:t>he written contractual agreement between the financial entity and the third-party service provider shall specify: (i) that the subcontractor is required to grant to the financial entity and relevant competent and resolution authorities the same rights of access, inspection and audit as referred to in Article 30(3)(e) of Regulation (EU) 2022/2554 as granted to the financial entity and relevant competent and resolution authorities by the ICT third-party service provider;</w:t>
            </w:r>
          </w:p>
        </w:tc>
        <w:tc>
          <w:tcPr>
            <w:tcW w:w="1710" w:type="dxa"/>
          </w:tcPr>
          <w:p w14:paraId="27A3F99A" w14:textId="77777777" w:rsidR="009E47D4" w:rsidRDefault="00660C28" w:rsidP="009E47D4">
            <w:pPr>
              <w:rPr>
                <w:sz w:val="18"/>
                <w:szCs w:val="18"/>
              </w:rPr>
            </w:pPr>
            <w:r>
              <w:rPr>
                <w:sz w:val="18"/>
                <w:szCs w:val="18"/>
              </w:rPr>
              <w:t>- DORA Supplement</w:t>
            </w:r>
          </w:p>
          <w:p w14:paraId="58AB5047" w14:textId="77777777" w:rsidR="009E47D4" w:rsidRDefault="00660C28" w:rsidP="009E47D4">
            <w:pPr>
              <w:rPr>
                <w:sz w:val="18"/>
                <w:szCs w:val="18"/>
              </w:rPr>
            </w:pPr>
            <w:r>
              <w:rPr>
                <w:sz w:val="18"/>
                <w:szCs w:val="18"/>
              </w:rPr>
              <w:t>- M</w:t>
            </w:r>
            <w:r w:rsidR="00130D58">
              <w:rPr>
                <w:sz w:val="18"/>
                <w:szCs w:val="18"/>
              </w:rPr>
              <w:t>850</w:t>
            </w:r>
          </w:p>
        </w:tc>
        <w:tc>
          <w:tcPr>
            <w:tcW w:w="7650" w:type="dxa"/>
          </w:tcPr>
          <w:p w14:paraId="3F338AA3" w14:textId="77777777" w:rsidR="009E47D4" w:rsidRPr="005D0EE2" w:rsidRDefault="00660C28" w:rsidP="005D0EE2">
            <w:pPr>
              <w:rPr>
                <w:b/>
                <w:bCs/>
                <w:sz w:val="18"/>
                <w:szCs w:val="18"/>
              </w:rPr>
            </w:pPr>
            <w:r>
              <w:rPr>
                <w:b/>
                <w:bCs/>
                <w:sz w:val="18"/>
                <w:szCs w:val="18"/>
              </w:rPr>
              <w:t xml:space="preserve">DORA Supplement: </w:t>
            </w:r>
          </w:p>
          <w:p w14:paraId="375A56B3" w14:textId="77777777" w:rsidR="009E47D4" w:rsidRDefault="00660C28" w:rsidP="004B1E9D">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6.2</w:t>
            </w:r>
          </w:p>
          <w:p w14:paraId="1FBCCF72" w14:textId="77777777" w:rsidR="009E47D4" w:rsidRDefault="00660C28" w:rsidP="009E47D4">
            <w:pPr>
              <w:pStyle w:val="ListParagraph"/>
              <w:ind w:left="256"/>
              <w:rPr>
                <w:rFonts w:eastAsia="Times New Roman" w:cs="Arial"/>
                <w:color w:val="000000"/>
                <w:sz w:val="18"/>
                <w:szCs w:val="18"/>
                <w:lang w:eastAsia="en-US"/>
              </w:rPr>
            </w:pPr>
            <w:r w:rsidRPr="003610B1">
              <w:rPr>
                <w:rFonts w:eastAsia="Times New Roman" w:cs="Arial"/>
                <w:b/>
                <w:bCs/>
                <w:color w:val="000000"/>
                <w:sz w:val="18"/>
                <w:szCs w:val="18"/>
                <w:lang w:eastAsia="en-US"/>
              </w:rPr>
              <w:t>Audit of Important Providers.</w:t>
            </w:r>
            <w:r w:rsidRPr="003610B1">
              <w:rPr>
                <w:rFonts w:eastAsia="Times New Roman" w:cs="Arial"/>
                <w:color w:val="000000"/>
                <w:sz w:val="18"/>
                <w:szCs w:val="18"/>
                <w:lang w:eastAsia="en-US"/>
              </w:rPr>
              <w:t xml:space="preserve"> Customer </w:t>
            </w:r>
            <w:r w:rsidR="00E42DA2">
              <w:rPr>
                <w:rFonts w:eastAsia="Times New Roman" w:cs="Arial"/>
                <w:color w:val="000000"/>
                <w:sz w:val="18"/>
                <w:szCs w:val="18"/>
                <w:lang w:eastAsia="en-US"/>
              </w:rPr>
              <w:t xml:space="preserve">(acting as an FS Agent), FS Entities, </w:t>
            </w:r>
            <w:r w:rsidRPr="003610B1">
              <w:rPr>
                <w:rFonts w:eastAsia="Times New Roman" w:cs="Arial"/>
                <w:color w:val="000000"/>
                <w:sz w:val="18"/>
                <w:szCs w:val="18"/>
                <w:lang w:eastAsia="en-US"/>
              </w:rPr>
              <w:t>or Regulators will have an unrestricted right to examine or audit Important Providers, in accordance with the scope, policies, and procedures provided in Customer’s FSA.</w:t>
            </w:r>
          </w:p>
          <w:p w14:paraId="296F07A8" w14:textId="77777777" w:rsidR="009E47D4" w:rsidRDefault="009E47D4" w:rsidP="009E47D4">
            <w:pPr>
              <w:rPr>
                <w:sz w:val="18"/>
                <w:szCs w:val="18"/>
              </w:rPr>
            </w:pPr>
          </w:p>
          <w:p w14:paraId="23857733" w14:textId="77777777" w:rsidR="009E47D4" w:rsidRPr="005C0A3D" w:rsidRDefault="00660C28" w:rsidP="009E47D4">
            <w:pPr>
              <w:rPr>
                <w:b/>
                <w:bCs/>
                <w:sz w:val="18"/>
                <w:szCs w:val="18"/>
              </w:rPr>
            </w:pPr>
            <w:r w:rsidRPr="005C0A3D">
              <w:rPr>
                <w:b/>
                <w:bCs/>
                <w:sz w:val="18"/>
                <w:szCs w:val="18"/>
              </w:rPr>
              <w:t>M</w:t>
            </w:r>
            <w:r w:rsidR="00130D58">
              <w:rPr>
                <w:b/>
                <w:bCs/>
                <w:sz w:val="18"/>
                <w:szCs w:val="18"/>
              </w:rPr>
              <w:t>850</w:t>
            </w:r>
            <w:r>
              <w:rPr>
                <w:b/>
                <w:bCs/>
                <w:sz w:val="18"/>
                <w:szCs w:val="18"/>
              </w:rPr>
              <w:t>:</w:t>
            </w:r>
          </w:p>
          <w:p w14:paraId="523A97B9" w14:textId="77777777" w:rsidR="009E47D4" w:rsidRPr="007D122A" w:rsidRDefault="00660C28" w:rsidP="009E47D4">
            <w:pPr>
              <w:ind w:left="256"/>
              <w:jc w:val="both"/>
              <w:outlineLvl w:val="0"/>
              <w:rPr>
                <w:rFonts w:eastAsia="Times New Roman" w:cs="Arial"/>
                <w:bCs/>
                <w:iCs/>
                <w:color w:val="000000" w:themeColor="text1"/>
                <w:kern w:val="36"/>
                <w:sz w:val="18"/>
                <w:szCs w:val="18"/>
                <w:u w:val="single"/>
              </w:rPr>
            </w:pPr>
            <w:r w:rsidRPr="007D122A">
              <w:rPr>
                <w:rFonts w:eastAsia="Times New Roman" w:cs="Arial"/>
                <w:bCs/>
                <w:iCs/>
                <w:color w:val="000000" w:themeColor="text1"/>
                <w:kern w:val="36"/>
                <w:sz w:val="18"/>
                <w:szCs w:val="18"/>
                <w:u w:val="single"/>
              </w:rPr>
              <w:t>Section 3(a)</w:t>
            </w:r>
          </w:p>
          <w:p w14:paraId="2CDB76E4" w14:textId="77777777" w:rsidR="009E47D4" w:rsidRDefault="00660C28" w:rsidP="009E47D4">
            <w:pPr>
              <w:ind w:left="256"/>
              <w:rPr>
                <w:rFonts w:eastAsia="Times New Roman" w:cs="Arial"/>
                <w:color w:val="000000" w:themeColor="text1"/>
                <w:sz w:val="18"/>
                <w:szCs w:val="18"/>
              </w:rPr>
            </w:pPr>
            <w:r>
              <w:rPr>
                <w:rFonts w:eastAsia="Times New Roman" w:cs="Arial"/>
                <w:color w:val="000000" w:themeColor="text1"/>
                <w:sz w:val="18"/>
                <w:szCs w:val="18"/>
              </w:rPr>
              <w:t xml:space="preserve">a. </w:t>
            </w:r>
            <w:r w:rsidRPr="006935FF">
              <w:rPr>
                <w:rFonts w:eastAsia="Times New Roman" w:cs="Arial"/>
                <w:color w:val="000000" w:themeColor="text1"/>
                <w:sz w:val="18"/>
                <w:szCs w:val="18"/>
              </w:rPr>
              <w:t xml:space="preserve">In the event that the Regulator </w:t>
            </w:r>
            <w:r w:rsidR="007A1AA6">
              <w:rPr>
                <w:rFonts w:eastAsia="Times New Roman" w:cs="Arial"/>
                <w:color w:val="000000" w:themeColor="text1"/>
                <w:sz w:val="18"/>
                <w:szCs w:val="18"/>
              </w:rPr>
              <w:t xml:space="preserve">of any FS Entity </w:t>
            </w:r>
            <w:r w:rsidRPr="006935FF">
              <w:rPr>
                <w:rFonts w:eastAsia="Times New Roman" w:cs="Arial"/>
                <w:color w:val="000000" w:themeColor="text1"/>
                <w:sz w:val="18"/>
                <w:szCs w:val="18"/>
              </w:rPr>
              <w:t xml:space="preserve">requests to examine or audit the Online Services operations and controls in order to meet the Regulator’s supervisory obligations of Customer, which includes auditing or examining Microsoft </w:t>
            </w:r>
            <w:r w:rsidR="007A1AA6">
              <w:rPr>
                <w:rFonts w:eastAsia="Times New Roman" w:cs="Arial"/>
                <w:color w:val="000000" w:themeColor="text1"/>
                <w:sz w:val="18"/>
                <w:szCs w:val="18"/>
              </w:rPr>
              <w:t xml:space="preserve">either </w:t>
            </w:r>
            <w:r w:rsidRPr="006935FF">
              <w:rPr>
                <w:rFonts w:eastAsia="Times New Roman" w:cs="Arial"/>
                <w:color w:val="000000" w:themeColor="text1"/>
                <w:sz w:val="18"/>
                <w:szCs w:val="18"/>
              </w:rPr>
              <w:t>as a direct service provider of Customer</w:t>
            </w:r>
            <w:r w:rsidR="003329C9">
              <w:rPr>
                <w:rFonts w:eastAsia="Times New Roman" w:cs="Arial"/>
                <w:color w:val="000000" w:themeColor="text1"/>
                <w:sz w:val="18"/>
                <w:szCs w:val="18"/>
              </w:rPr>
              <w:t xml:space="preserve"> or as an indirect service provider to any FS Entity</w:t>
            </w:r>
            <w:r w:rsidRPr="006935FF">
              <w:rPr>
                <w:rFonts w:eastAsia="Times New Roman" w:cs="Arial"/>
                <w:color w:val="000000" w:themeColor="text1"/>
                <w:sz w:val="18"/>
                <w:szCs w:val="18"/>
              </w:rPr>
              <w:t xml:space="preserve">, </w:t>
            </w:r>
            <w:r w:rsidRPr="00C61735">
              <w:rPr>
                <w:rFonts w:eastAsia="Times New Roman" w:cs="Arial"/>
                <w:color w:val="000000" w:themeColor="text1"/>
                <w:sz w:val="18"/>
                <w:szCs w:val="18"/>
                <w:u w:val="single"/>
              </w:rPr>
              <w:t>Microsoft will provide the Regulator with an unrestricted right to examine or audit the Online Services</w:t>
            </w:r>
            <w:r w:rsidRPr="006935FF">
              <w:rPr>
                <w:rFonts w:eastAsia="Times New Roman" w:cs="Arial"/>
                <w:color w:val="000000" w:themeColor="text1"/>
                <w:sz w:val="18"/>
                <w:szCs w:val="18"/>
              </w:rPr>
              <w:t>...</w:t>
            </w:r>
          </w:p>
          <w:p w14:paraId="7A6CC4C4" w14:textId="77777777" w:rsidR="009E47D4" w:rsidRDefault="009E47D4" w:rsidP="009E47D4">
            <w:pPr>
              <w:ind w:left="256"/>
              <w:rPr>
                <w:sz w:val="18"/>
                <w:szCs w:val="18"/>
              </w:rPr>
            </w:pPr>
          </w:p>
          <w:p w14:paraId="39C59F65" w14:textId="77777777" w:rsidR="009E47D4" w:rsidRPr="00646AEF" w:rsidRDefault="00660C28" w:rsidP="009E47D4">
            <w:pPr>
              <w:ind w:left="256"/>
              <w:rPr>
                <w:sz w:val="18"/>
                <w:szCs w:val="18"/>
                <w:u w:val="single"/>
              </w:rPr>
            </w:pPr>
            <w:r w:rsidRPr="00646AEF">
              <w:rPr>
                <w:sz w:val="18"/>
                <w:szCs w:val="18"/>
                <w:u w:val="single"/>
              </w:rPr>
              <w:t>Section 4(a)</w:t>
            </w:r>
          </w:p>
          <w:p w14:paraId="6D80B9D5" w14:textId="77777777" w:rsidR="009E47D4" w:rsidRPr="0062335E" w:rsidRDefault="00660C28" w:rsidP="009E47D4">
            <w:pPr>
              <w:ind w:left="256"/>
              <w:rPr>
                <w:sz w:val="18"/>
                <w:szCs w:val="18"/>
              </w:rPr>
            </w:pPr>
            <w:r w:rsidRPr="00F036E6">
              <w:rPr>
                <w:sz w:val="18"/>
                <w:szCs w:val="18"/>
              </w:rPr>
              <w:t xml:space="preserve">a. </w:t>
            </w:r>
            <w:r w:rsidRPr="00563160">
              <w:rPr>
                <w:b/>
                <w:bCs/>
                <w:sz w:val="18"/>
                <w:szCs w:val="18"/>
              </w:rPr>
              <w:t>General Audit Rights</w:t>
            </w:r>
            <w:r w:rsidRPr="00F036E6">
              <w:rPr>
                <w:sz w:val="18"/>
                <w:szCs w:val="18"/>
              </w:rPr>
              <w:t xml:space="preserve">. As set forth in this Amendment, </w:t>
            </w:r>
            <w:r w:rsidRPr="00646AEF">
              <w:rPr>
                <w:sz w:val="18"/>
                <w:szCs w:val="18"/>
                <w:u w:val="single"/>
              </w:rPr>
              <w:t>Microsoft will provide Customer</w:t>
            </w:r>
            <w:r w:rsidR="007B394E">
              <w:rPr>
                <w:sz w:val="18"/>
                <w:szCs w:val="18"/>
                <w:u w:val="single"/>
              </w:rPr>
              <w:t>, when serving as FS Agent,</w:t>
            </w:r>
            <w:r w:rsidRPr="00646AEF">
              <w:rPr>
                <w:sz w:val="18"/>
                <w:szCs w:val="18"/>
                <w:u w:val="single"/>
              </w:rPr>
              <w:t xml:space="preserve"> unrestricted rights of inspection and auditing </w:t>
            </w:r>
            <w:r w:rsidRPr="00F036E6">
              <w:rPr>
                <w:sz w:val="18"/>
                <w:szCs w:val="18"/>
              </w:rPr>
              <w:t>related to the outsourcing arrangement(s) as specified in Section 4(b) to enable Customer</w:t>
            </w:r>
            <w:r w:rsidR="007B394E">
              <w:rPr>
                <w:sz w:val="18"/>
                <w:szCs w:val="18"/>
              </w:rPr>
              <w:t>, as FS Agent on behalf of its FS Entities,</w:t>
            </w:r>
            <w:r w:rsidRPr="00F036E6">
              <w:rPr>
                <w:sz w:val="18"/>
                <w:szCs w:val="18"/>
              </w:rPr>
              <w:t xml:space="preserve"> to monitor the outsourcing arrangement and to support </w:t>
            </w:r>
            <w:r w:rsidR="00237C42">
              <w:rPr>
                <w:sz w:val="18"/>
                <w:szCs w:val="18"/>
              </w:rPr>
              <w:t>compliance</w:t>
            </w:r>
            <w:r w:rsidRPr="00F036E6">
              <w:rPr>
                <w:sz w:val="18"/>
                <w:szCs w:val="18"/>
              </w:rPr>
              <w:t xml:space="preserve"> with </w:t>
            </w:r>
            <w:r w:rsidR="00237C42">
              <w:rPr>
                <w:sz w:val="18"/>
                <w:szCs w:val="18"/>
              </w:rPr>
              <w:t>all</w:t>
            </w:r>
            <w:r w:rsidRPr="00F036E6">
              <w:rPr>
                <w:sz w:val="18"/>
                <w:szCs w:val="18"/>
              </w:rPr>
              <w:t xml:space="preserve"> applicable regulatory and contractual requirements</w:t>
            </w:r>
            <w:r w:rsidR="00237C42">
              <w:rPr>
                <w:sz w:val="18"/>
                <w:szCs w:val="18"/>
              </w:rPr>
              <w:t xml:space="preserve"> (the “FS Agent Audit”). </w:t>
            </w:r>
          </w:p>
        </w:tc>
        <w:tc>
          <w:tcPr>
            <w:tcW w:w="7470" w:type="dxa"/>
          </w:tcPr>
          <w:p w14:paraId="7E661FE7" w14:textId="77777777" w:rsidR="009E47D4" w:rsidRPr="0047308E" w:rsidRDefault="00660C28" w:rsidP="004B1E9D">
            <w:pPr>
              <w:rPr>
                <w:sz w:val="18"/>
                <w:szCs w:val="18"/>
              </w:rPr>
            </w:pPr>
            <w:r>
              <w:rPr>
                <w:sz w:val="18"/>
                <w:szCs w:val="18"/>
              </w:rPr>
              <w:t xml:space="preserve">Customers </w:t>
            </w:r>
            <w:r w:rsidR="00A06EC2">
              <w:rPr>
                <w:sz w:val="18"/>
                <w:szCs w:val="18"/>
              </w:rPr>
              <w:t xml:space="preserve">(as FS Agents), FS Entities, </w:t>
            </w:r>
            <w:r>
              <w:rPr>
                <w:sz w:val="18"/>
                <w:szCs w:val="18"/>
              </w:rPr>
              <w:t>and Regulators have the same rights of access and audit in respect to Important Providers as they have for Microsoft.</w:t>
            </w:r>
            <w:r>
              <w:rPr>
                <w:rFonts w:eastAsia="Times New Roman" w:cs="Arial"/>
                <w:color w:val="000000"/>
                <w:sz w:val="18"/>
                <w:szCs w:val="18"/>
                <w:lang w:eastAsia="en-US"/>
              </w:rPr>
              <w:t xml:space="preserve"> (M</w:t>
            </w:r>
            <w:r w:rsidR="004F3B0F">
              <w:rPr>
                <w:rFonts w:eastAsia="Times New Roman" w:cs="Arial"/>
                <w:color w:val="000000"/>
                <w:sz w:val="18"/>
                <w:szCs w:val="18"/>
                <w:lang w:eastAsia="en-US"/>
              </w:rPr>
              <w:t>850</w:t>
            </w:r>
            <w:r>
              <w:rPr>
                <w:rFonts w:eastAsia="Times New Roman" w:cs="Arial"/>
                <w:color w:val="000000"/>
                <w:sz w:val="18"/>
                <w:szCs w:val="18"/>
                <w:lang w:eastAsia="en-US"/>
              </w:rPr>
              <w:t>, 3(a)</w:t>
            </w:r>
            <w:r w:rsidR="00A06EC2">
              <w:rPr>
                <w:rFonts w:eastAsia="Times New Roman" w:cs="Arial"/>
                <w:color w:val="000000"/>
                <w:sz w:val="18"/>
                <w:szCs w:val="18"/>
                <w:lang w:eastAsia="en-US"/>
              </w:rPr>
              <w:t>, 4(a)</w:t>
            </w:r>
            <w:r>
              <w:rPr>
                <w:rFonts w:eastAsia="Times New Roman" w:cs="Arial"/>
                <w:color w:val="000000"/>
                <w:sz w:val="18"/>
                <w:szCs w:val="18"/>
                <w:lang w:eastAsia="en-US"/>
              </w:rPr>
              <w:t xml:space="preserve">; DORA Supplement, 6.2). </w:t>
            </w:r>
          </w:p>
          <w:p w14:paraId="2EE2E71E" w14:textId="77777777" w:rsidR="009E47D4" w:rsidRDefault="009E47D4" w:rsidP="009E47D4">
            <w:pPr>
              <w:rPr>
                <w:rFonts w:eastAsia="Times New Roman" w:cs="Arial"/>
                <w:color w:val="000000"/>
                <w:sz w:val="18"/>
                <w:szCs w:val="18"/>
                <w:lang w:eastAsia="en-US"/>
              </w:rPr>
            </w:pPr>
          </w:p>
          <w:p w14:paraId="51C929A9" w14:textId="77777777" w:rsidR="009E47D4" w:rsidRDefault="009E47D4" w:rsidP="009E47D4">
            <w:pPr>
              <w:rPr>
                <w:rFonts w:eastAsia="Times New Roman" w:cs="Arial"/>
                <w:color w:val="000000"/>
                <w:sz w:val="18"/>
                <w:szCs w:val="18"/>
                <w:lang w:eastAsia="en-US"/>
              </w:rPr>
            </w:pPr>
          </w:p>
          <w:p w14:paraId="2D502857" w14:textId="77777777" w:rsidR="009E47D4" w:rsidRPr="008436C1" w:rsidRDefault="009E47D4" w:rsidP="009E47D4">
            <w:pPr>
              <w:rPr>
                <w:b/>
                <w:bCs/>
                <w:sz w:val="18"/>
                <w:szCs w:val="18"/>
              </w:rPr>
            </w:pPr>
          </w:p>
        </w:tc>
      </w:tr>
      <w:tr w:rsidR="000B722B" w14:paraId="2BB36BCF" w14:textId="77777777" w:rsidTr="007F64A9">
        <w:trPr>
          <w:trHeight w:val="300"/>
        </w:trPr>
        <w:tc>
          <w:tcPr>
            <w:tcW w:w="535" w:type="dxa"/>
            <w:shd w:val="clear" w:color="auto" w:fill="E8E8E8" w:themeFill="background2"/>
          </w:tcPr>
          <w:p w14:paraId="61112FBA" w14:textId="77777777" w:rsidR="009E47D4" w:rsidRPr="00DB3C0F" w:rsidRDefault="009E47D4" w:rsidP="0063537B">
            <w:pPr>
              <w:pStyle w:val="ListParagraph"/>
              <w:numPr>
                <w:ilvl w:val="0"/>
                <w:numId w:val="12"/>
              </w:numPr>
              <w:ind w:left="420"/>
              <w:rPr>
                <w:b/>
                <w:bCs/>
                <w:sz w:val="18"/>
                <w:szCs w:val="18"/>
              </w:rPr>
            </w:pPr>
          </w:p>
        </w:tc>
        <w:tc>
          <w:tcPr>
            <w:tcW w:w="1486" w:type="dxa"/>
          </w:tcPr>
          <w:p w14:paraId="6B60E296" w14:textId="77777777" w:rsidR="009E47D4" w:rsidRPr="00D14FDE" w:rsidRDefault="00660C28" w:rsidP="009E47D4">
            <w:pPr>
              <w:rPr>
                <w:sz w:val="18"/>
                <w:szCs w:val="18"/>
              </w:rPr>
            </w:pPr>
            <w:r w:rsidRPr="00075C6F">
              <w:rPr>
                <w:sz w:val="18"/>
                <w:szCs w:val="18"/>
              </w:rPr>
              <w:t>RTS 53 Art. 4(1)(</w:t>
            </w:r>
            <w:r>
              <w:rPr>
                <w:sz w:val="18"/>
                <w:szCs w:val="18"/>
              </w:rPr>
              <w:t>j</w:t>
            </w:r>
            <w:r w:rsidRPr="00075C6F">
              <w:rPr>
                <w:sz w:val="18"/>
                <w:szCs w:val="18"/>
              </w:rPr>
              <w:t>)</w:t>
            </w:r>
          </w:p>
          <w:p w14:paraId="7EE18388" w14:textId="77777777" w:rsidR="009E47D4" w:rsidRPr="00957B89" w:rsidRDefault="009E47D4" w:rsidP="009E47D4">
            <w:pPr>
              <w:rPr>
                <w:sz w:val="18"/>
                <w:szCs w:val="18"/>
              </w:rPr>
            </w:pPr>
          </w:p>
        </w:tc>
        <w:tc>
          <w:tcPr>
            <w:tcW w:w="3734" w:type="dxa"/>
          </w:tcPr>
          <w:p w14:paraId="2C80001A" w14:textId="77777777" w:rsidR="009E47D4" w:rsidRPr="00957B89" w:rsidRDefault="00660C28" w:rsidP="009E47D4">
            <w:pPr>
              <w:rPr>
                <w:sz w:val="18"/>
                <w:szCs w:val="18"/>
              </w:rPr>
            </w:pPr>
            <w:r w:rsidRPr="003610B1">
              <w:rPr>
                <w:sz w:val="18"/>
                <w:szCs w:val="18"/>
              </w:rPr>
              <w:t>[T]</w:t>
            </w:r>
            <w:proofErr w:type="gramStart"/>
            <w:r w:rsidRPr="003610B1">
              <w:rPr>
                <w:sz w:val="18"/>
                <w:szCs w:val="18"/>
                <w:lang w:val="x-none"/>
              </w:rPr>
              <w:t>he</w:t>
            </w:r>
            <w:proofErr w:type="gramEnd"/>
            <w:r w:rsidRPr="003610B1">
              <w:rPr>
                <w:sz w:val="18"/>
                <w:szCs w:val="18"/>
                <w:lang w:val="x-none"/>
              </w:rPr>
              <w:t xml:space="preserve"> written contractual agreement between the financial entity and the third-party service provider shall specify: (j) that the financial entity will be notified of material changes to subcontracting arrangements in accordance with article 6;</w:t>
            </w:r>
          </w:p>
        </w:tc>
        <w:tc>
          <w:tcPr>
            <w:tcW w:w="1710" w:type="dxa"/>
          </w:tcPr>
          <w:p w14:paraId="4590BD7C" w14:textId="77777777" w:rsidR="009E47D4" w:rsidRDefault="00660C28" w:rsidP="009E47D4">
            <w:pPr>
              <w:rPr>
                <w:sz w:val="18"/>
                <w:szCs w:val="18"/>
              </w:rPr>
            </w:pPr>
            <w:r>
              <w:rPr>
                <w:sz w:val="18"/>
                <w:szCs w:val="18"/>
              </w:rPr>
              <w:t>- DORA Supplement</w:t>
            </w:r>
          </w:p>
          <w:p w14:paraId="5CC2284B" w14:textId="77777777" w:rsidR="009E47D4" w:rsidRPr="00F01821" w:rsidRDefault="00660C28" w:rsidP="009E47D4">
            <w:pPr>
              <w:rPr>
                <w:sz w:val="18"/>
                <w:szCs w:val="18"/>
              </w:rPr>
            </w:pPr>
            <w:r>
              <w:rPr>
                <w:sz w:val="18"/>
                <w:szCs w:val="18"/>
              </w:rPr>
              <w:t>- DPA</w:t>
            </w:r>
          </w:p>
        </w:tc>
        <w:tc>
          <w:tcPr>
            <w:tcW w:w="7650" w:type="dxa"/>
          </w:tcPr>
          <w:p w14:paraId="1F90B4D1" w14:textId="77777777" w:rsidR="009E47D4" w:rsidRPr="005D0EE2" w:rsidRDefault="00660C28" w:rsidP="005D0EE2">
            <w:pPr>
              <w:rPr>
                <w:b/>
                <w:bCs/>
                <w:sz w:val="18"/>
                <w:szCs w:val="18"/>
              </w:rPr>
            </w:pPr>
            <w:r>
              <w:rPr>
                <w:b/>
                <w:bCs/>
                <w:sz w:val="18"/>
                <w:szCs w:val="18"/>
              </w:rPr>
              <w:t xml:space="preserve">DORA Supplement: </w:t>
            </w:r>
          </w:p>
          <w:p w14:paraId="0D757B2A" w14:textId="77777777" w:rsidR="009E47D4" w:rsidRDefault="00660C28" w:rsidP="005D0EE2">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6F02A770" w14:textId="77777777" w:rsidR="009E47D4" w:rsidRDefault="00660C28" w:rsidP="009E47D4">
            <w:pPr>
              <w:pStyle w:val="ListParagraph"/>
              <w:ind w:left="256"/>
              <w:rPr>
                <w:rFonts w:eastAsia="Times New Roman" w:cs="Arial"/>
                <w:color w:val="000000"/>
                <w:sz w:val="18"/>
                <w:szCs w:val="18"/>
                <w:lang w:eastAsia="en-US"/>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53DE61D5" w14:textId="77777777" w:rsidR="009E47D4" w:rsidRDefault="009E47D4" w:rsidP="009E47D4">
            <w:pPr>
              <w:rPr>
                <w:b/>
                <w:bCs/>
                <w:sz w:val="18"/>
                <w:szCs w:val="18"/>
              </w:rPr>
            </w:pPr>
          </w:p>
          <w:p w14:paraId="155C02D2" w14:textId="77777777" w:rsidR="009E47D4" w:rsidRPr="004A3BEE" w:rsidRDefault="00660C28" w:rsidP="009E47D4">
            <w:pPr>
              <w:rPr>
                <w:b/>
                <w:bCs/>
                <w:sz w:val="18"/>
                <w:szCs w:val="18"/>
              </w:rPr>
            </w:pPr>
            <w:r w:rsidRPr="004A3BEE">
              <w:rPr>
                <w:b/>
                <w:bCs/>
                <w:sz w:val="18"/>
                <w:szCs w:val="18"/>
              </w:rPr>
              <w:t xml:space="preserve">DPA: </w:t>
            </w:r>
          </w:p>
          <w:p w14:paraId="05E4EEFC" w14:textId="77777777" w:rsidR="009E47D4" w:rsidRPr="00BD19DA" w:rsidRDefault="00660C28" w:rsidP="009E47D4">
            <w:pPr>
              <w:ind w:left="250"/>
              <w:rPr>
                <w:sz w:val="18"/>
                <w:szCs w:val="18"/>
                <w:u w:val="single"/>
              </w:rPr>
            </w:pPr>
            <w:r w:rsidRPr="00BD19DA">
              <w:rPr>
                <w:sz w:val="18"/>
                <w:szCs w:val="18"/>
                <w:u w:val="single"/>
              </w:rPr>
              <w:t xml:space="preserve">Notice and Controls on use of </w:t>
            </w:r>
            <w:proofErr w:type="spellStart"/>
            <w:r w:rsidRPr="00BD19DA">
              <w:rPr>
                <w:sz w:val="18"/>
                <w:szCs w:val="18"/>
                <w:u w:val="single"/>
              </w:rPr>
              <w:t>Subprocessors</w:t>
            </w:r>
            <w:proofErr w:type="spellEnd"/>
          </w:p>
          <w:p w14:paraId="3AB0F1F8" w14:textId="77777777" w:rsidR="009E47D4" w:rsidRPr="00225506" w:rsidRDefault="00660C28" w:rsidP="009E47D4">
            <w:pPr>
              <w:ind w:left="160"/>
              <w:rPr>
                <w:sz w:val="18"/>
                <w:szCs w:val="18"/>
              </w:rPr>
            </w:pPr>
            <w:r w:rsidRPr="007C5394">
              <w:rPr>
                <w:rFonts w:eastAsia="Calibri" w:cs="Arial"/>
                <w:sz w:val="18"/>
                <w:szCs w:val="22"/>
                <w:lang w:eastAsia="en-US"/>
              </w:rPr>
              <w:t>…</w:t>
            </w:r>
            <w:r w:rsidRPr="004A3BEE">
              <w:rPr>
                <w:rFonts w:eastAsia="Calibri" w:cs="Arial"/>
                <w:sz w:val="18"/>
                <w:szCs w:val="22"/>
                <w:lang w:eastAsia="en-US"/>
              </w:rPr>
              <w:t xml:space="preserve">From time to time, Microsoft may engage new </w:t>
            </w:r>
            <w:proofErr w:type="spellStart"/>
            <w:r w:rsidRPr="004A3BEE">
              <w:rPr>
                <w:rFonts w:eastAsia="Calibri" w:cs="Arial"/>
                <w:sz w:val="18"/>
                <w:szCs w:val="22"/>
                <w:lang w:eastAsia="en-US"/>
              </w:rPr>
              <w:t>Subprocessors</w:t>
            </w:r>
            <w:proofErr w:type="spellEnd"/>
            <w:r w:rsidRPr="004A3BEE">
              <w:rPr>
                <w:rFonts w:eastAsia="Calibri" w:cs="Arial"/>
                <w:sz w:val="18"/>
                <w:szCs w:val="22"/>
                <w:lang w:eastAsia="en-US"/>
              </w:rPr>
              <w:t xml:space="preserve">. Microsoft will give Customer notice and, as applicable, update the website and provide Customer with a mechanism to obtain notice of that update of any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at least 6 months in advance of providing that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with access to Customer Data. Additionally, Microsoft will give Customer notice and, as applicable, update the website and provide Customer with a mechanism to obtain notice of that update of any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at least 30 days in advance of providing that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with access to Professional Services Data or Personal Data other than that which is contained in Customer Data. If Microsoft engages a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for a new Product or Professional Service that processes Customer Data, Professional Services Data, or Personal Data, Microsoft will give Customer notice prior to availability of </w:t>
            </w:r>
            <w:proofErr w:type="gramStart"/>
            <w:r w:rsidRPr="004A3BEE">
              <w:rPr>
                <w:rFonts w:eastAsia="Calibri" w:cs="Arial"/>
                <w:sz w:val="18"/>
                <w:szCs w:val="22"/>
                <w:lang w:eastAsia="en-US"/>
              </w:rPr>
              <w:t>that Product or</w:t>
            </w:r>
            <w:proofErr w:type="gramEnd"/>
            <w:r w:rsidRPr="004A3BEE">
              <w:rPr>
                <w:rFonts w:eastAsia="Calibri" w:cs="Arial"/>
                <w:sz w:val="18"/>
                <w:szCs w:val="22"/>
                <w:lang w:eastAsia="en-US"/>
              </w:rPr>
              <w:t xml:space="preserve"> Professional Service.</w:t>
            </w:r>
          </w:p>
        </w:tc>
        <w:tc>
          <w:tcPr>
            <w:tcW w:w="7470" w:type="dxa"/>
          </w:tcPr>
          <w:p w14:paraId="313F8851" w14:textId="77777777" w:rsidR="009E47D4" w:rsidRDefault="00660C28" w:rsidP="009E47D4">
            <w:pPr>
              <w:rPr>
                <w:rFonts w:eastAsia="Times New Roman" w:cs="Arial"/>
                <w:color w:val="000000"/>
                <w:sz w:val="18"/>
                <w:szCs w:val="18"/>
                <w:lang w:eastAsia="en-US"/>
              </w:rPr>
            </w:pPr>
            <w:r w:rsidRPr="002524D1">
              <w:rPr>
                <w:rFonts w:cs="Arial"/>
                <w:sz w:val="18"/>
                <w:szCs w:val="18"/>
              </w:rPr>
              <w:t>Microsoft will notify Customer</w:t>
            </w:r>
            <w:r>
              <w:rPr>
                <w:rFonts w:cs="Arial"/>
                <w:sz w:val="18"/>
                <w:szCs w:val="18"/>
              </w:rPr>
              <w:t xml:space="preserve"> before making material changes to Microsoft’s Important Providers</w:t>
            </w:r>
            <w:r w:rsidR="00434244">
              <w:rPr>
                <w:rFonts w:cs="Arial"/>
                <w:sz w:val="18"/>
                <w:szCs w:val="18"/>
              </w:rPr>
              <w:t>,</w:t>
            </w:r>
            <w:r>
              <w:rPr>
                <w:rFonts w:cs="Arial"/>
                <w:sz w:val="18"/>
                <w:szCs w:val="18"/>
              </w:rPr>
              <w:t xml:space="preserve"> if such changes could impact </w:t>
            </w:r>
            <w:proofErr w:type="gramStart"/>
            <w:r>
              <w:rPr>
                <w:rFonts w:cs="Arial"/>
                <w:sz w:val="18"/>
                <w:szCs w:val="18"/>
              </w:rPr>
              <w:t xml:space="preserve">Customer’s </w:t>
            </w:r>
            <w:r w:rsidR="00496531">
              <w:rPr>
                <w:sz w:val="18"/>
                <w:szCs w:val="18"/>
              </w:rPr>
              <w:t xml:space="preserve"> Critical</w:t>
            </w:r>
            <w:proofErr w:type="gramEnd"/>
            <w:r w:rsidR="00496531">
              <w:rPr>
                <w:sz w:val="18"/>
                <w:szCs w:val="18"/>
              </w:rPr>
              <w:t xml:space="preserve"> or Important Online</w:t>
            </w:r>
            <w:r w:rsidR="00496531" w:rsidRPr="0072481C">
              <w:rPr>
                <w:sz w:val="18"/>
                <w:szCs w:val="18"/>
              </w:rPr>
              <w:t xml:space="preserve"> Services</w:t>
            </w:r>
            <w:r>
              <w:rPr>
                <w:rFonts w:cs="Arial"/>
                <w:sz w:val="18"/>
                <w:szCs w:val="18"/>
              </w:rPr>
              <w:t xml:space="preserve">. </w:t>
            </w:r>
            <w:r>
              <w:rPr>
                <w:rFonts w:eastAsia="Times New Roman" w:cs="Arial"/>
                <w:color w:val="000000"/>
                <w:sz w:val="18"/>
                <w:szCs w:val="18"/>
                <w:lang w:eastAsia="en-US"/>
              </w:rPr>
              <w:t xml:space="preserve"> (DORA Supplement, 6.6).</w:t>
            </w:r>
          </w:p>
          <w:p w14:paraId="6D5D615E" w14:textId="77777777" w:rsidR="009E47D4" w:rsidRDefault="009E47D4" w:rsidP="009E47D4">
            <w:pPr>
              <w:rPr>
                <w:sz w:val="18"/>
                <w:szCs w:val="18"/>
              </w:rPr>
            </w:pPr>
          </w:p>
          <w:p w14:paraId="326D3A1A" w14:textId="77777777" w:rsidR="009E47D4" w:rsidRDefault="00660C28" w:rsidP="009E47D4">
            <w:pPr>
              <w:rPr>
                <w:rFonts w:eastAsia="Calibri" w:cs="Arial"/>
                <w:sz w:val="18"/>
                <w:szCs w:val="22"/>
                <w:lang w:eastAsia="en-US"/>
              </w:rPr>
            </w:pPr>
            <w:r w:rsidRPr="00F85DA7">
              <w:rPr>
                <w:sz w:val="18"/>
                <w:szCs w:val="18"/>
              </w:rPr>
              <w:t xml:space="preserve">Microsoft </w:t>
            </w:r>
            <w:r w:rsidR="00D066C1">
              <w:rPr>
                <w:sz w:val="18"/>
                <w:szCs w:val="18"/>
              </w:rPr>
              <w:t xml:space="preserve">will </w:t>
            </w:r>
            <w:r w:rsidRPr="002524D1">
              <w:rPr>
                <w:rFonts w:cs="Arial"/>
                <w:sz w:val="18"/>
                <w:szCs w:val="18"/>
              </w:rPr>
              <w:t xml:space="preserve">notify </w:t>
            </w:r>
            <w:r w:rsidRPr="00B82FDA">
              <w:rPr>
                <w:rFonts w:cs="Arial"/>
                <w:sz w:val="18"/>
                <w:szCs w:val="18"/>
              </w:rPr>
              <w:t>Customer at least 6 months before</w:t>
            </w:r>
            <w:r w:rsidRPr="00B82FDA">
              <w:rPr>
                <w:sz w:val="18"/>
                <w:szCs w:val="18"/>
              </w:rPr>
              <w:t xml:space="preserve"> providing a new </w:t>
            </w:r>
            <w:r>
              <w:rPr>
                <w:sz w:val="18"/>
                <w:szCs w:val="18"/>
              </w:rPr>
              <w:t>Important Provider</w:t>
            </w:r>
            <w:r w:rsidRPr="00B82FDA">
              <w:rPr>
                <w:sz w:val="18"/>
                <w:szCs w:val="18"/>
              </w:rPr>
              <w:t xml:space="preserve"> with access to Customer Data. </w:t>
            </w:r>
            <w:r w:rsidRPr="004A3BEE">
              <w:rPr>
                <w:rFonts w:eastAsia="Calibri" w:cs="Arial"/>
                <w:sz w:val="18"/>
                <w:szCs w:val="22"/>
                <w:lang w:eastAsia="en-US"/>
              </w:rPr>
              <w:t xml:space="preserve">Microsoft will </w:t>
            </w:r>
            <w:r w:rsidRPr="00B82FDA">
              <w:rPr>
                <w:rFonts w:eastAsia="Calibri" w:cs="Arial"/>
                <w:sz w:val="18"/>
                <w:szCs w:val="22"/>
                <w:lang w:eastAsia="en-US"/>
              </w:rPr>
              <w:t>notify Customer</w:t>
            </w:r>
            <w:r w:rsidRPr="004A3BEE">
              <w:rPr>
                <w:rFonts w:eastAsia="Calibri" w:cs="Arial"/>
                <w:sz w:val="18"/>
                <w:szCs w:val="22"/>
                <w:lang w:eastAsia="en-US"/>
              </w:rPr>
              <w:t xml:space="preserve"> at least 30 days in advance of providing that </w:t>
            </w:r>
            <w:r>
              <w:rPr>
                <w:rFonts w:eastAsia="Calibri" w:cs="Arial"/>
                <w:sz w:val="18"/>
                <w:szCs w:val="22"/>
                <w:lang w:eastAsia="en-US"/>
              </w:rPr>
              <w:t>Important Provider</w:t>
            </w:r>
            <w:r w:rsidRPr="004A3BEE">
              <w:rPr>
                <w:rFonts w:eastAsia="Calibri" w:cs="Arial"/>
                <w:sz w:val="18"/>
                <w:szCs w:val="22"/>
                <w:lang w:eastAsia="en-US"/>
              </w:rPr>
              <w:t xml:space="preserve"> with access to Professional Services Data or Personal Data other than that which is contained in Customer Data</w:t>
            </w:r>
            <w:r>
              <w:rPr>
                <w:rFonts w:eastAsia="Calibri" w:cs="Arial"/>
                <w:sz w:val="18"/>
                <w:szCs w:val="22"/>
                <w:lang w:eastAsia="en-US"/>
              </w:rPr>
              <w:t xml:space="preserve"> (DORA Supplement, 6.6).</w:t>
            </w:r>
          </w:p>
          <w:p w14:paraId="235AC11A" w14:textId="77777777" w:rsidR="0051324F" w:rsidRDefault="0051324F" w:rsidP="009E47D4">
            <w:pPr>
              <w:rPr>
                <w:rFonts w:eastAsia="Calibri" w:cs="Arial"/>
                <w:sz w:val="18"/>
                <w:szCs w:val="22"/>
                <w:lang w:eastAsia="en-US"/>
              </w:rPr>
            </w:pPr>
          </w:p>
          <w:p w14:paraId="6BAECB20" w14:textId="77777777" w:rsidR="009E47D4" w:rsidRDefault="00660C28" w:rsidP="009E47D4">
            <w:pPr>
              <w:rPr>
                <w:sz w:val="18"/>
                <w:szCs w:val="18"/>
              </w:rPr>
            </w:pPr>
            <w:r>
              <w:rPr>
                <w:rFonts w:eastAsia="Calibri" w:cs="Arial"/>
                <w:sz w:val="18"/>
                <w:szCs w:val="22"/>
                <w:lang w:eastAsia="en-US"/>
              </w:rPr>
              <w:t xml:space="preserve">Customers should note that </w:t>
            </w:r>
            <w:proofErr w:type="gramStart"/>
            <w:r>
              <w:rPr>
                <w:rFonts w:eastAsia="Calibri" w:cs="Arial"/>
                <w:sz w:val="18"/>
                <w:szCs w:val="22"/>
                <w:lang w:eastAsia="en-US"/>
              </w:rPr>
              <w:t>the RTS</w:t>
            </w:r>
            <w:proofErr w:type="gramEnd"/>
            <w:r>
              <w:rPr>
                <w:rFonts w:eastAsia="Calibri" w:cs="Arial"/>
                <w:sz w:val="18"/>
                <w:szCs w:val="22"/>
                <w:lang w:eastAsia="en-US"/>
              </w:rPr>
              <w:t xml:space="preserve"> only requires Microsoft to provide notice for </w:t>
            </w:r>
            <w:r>
              <w:rPr>
                <w:rFonts w:eastAsia="Calibri" w:cs="Arial"/>
                <w:i/>
                <w:iCs/>
                <w:sz w:val="18"/>
                <w:szCs w:val="22"/>
                <w:lang w:eastAsia="en-US"/>
              </w:rPr>
              <w:t xml:space="preserve">material </w:t>
            </w:r>
            <w:r>
              <w:rPr>
                <w:rFonts w:eastAsia="Calibri" w:cs="Arial"/>
                <w:sz w:val="18"/>
                <w:szCs w:val="22"/>
                <w:lang w:eastAsia="en-US"/>
              </w:rPr>
              <w:t>changes to the subcontracting arrangements.</w:t>
            </w:r>
          </w:p>
        </w:tc>
      </w:tr>
      <w:tr w:rsidR="000B722B" w14:paraId="650FECB7" w14:textId="77777777" w:rsidTr="007F64A9">
        <w:trPr>
          <w:trHeight w:val="300"/>
        </w:trPr>
        <w:tc>
          <w:tcPr>
            <w:tcW w:w="535" w:type="dxa"/>
            <w:shd w:val="clear" w:color="auto" w:fill="E8E8E8" w:themeFill="background2"/>
          </w:tcPr>
          <w:p w14:paraId="1D3BAE4E" w14:textId="77777777" w:rsidR="009E47D4" w:rsidRPr="00DB3C0F" w:rsidRDefault="009E47D4" w:rsidP="0063537B">
            <w:pPr>
              <w:pStyle w:val="ListParagraph"/>
              <w:numPr>
                <w:ilvl w:val="0"/>
                <w:numId w:val="12"/>
              </w:numPr>
              <w:ind w:left="420"/>
              <w:rPr>
                <w:b/>
                <w:bCs/>
                <w:sz w:val="18"/>
                <w:szCs w:val="18"/>
              </w:rPr>
            </w:pPr>
          </w:p>
        </w:tc>
        <w:tc>
          <w:tcPr>
            <w:tcW w:w="1486" w:type="dxa"/>
          </w:tcPr>
          <w:p w14:paraId="159AB277" w14:textId="77777777" w:rsidR="009E47D4" w:rsidRDefault="00660C28" w:rsidP="009E47D4">
            <w:pPr>
              <w:rPr>
                <w:sz w:val="18"/>
                <w:szCs w:val="18"/>
              </w:rPr>
            </w:pPr>
            <w:r w:rsidRPr="00075C6F">
              <w:rPr>
                <w:sz w:val="18"/>
                <w:szCs w:val="18"/>
              </w:rPr>
              <w:t>RTS 53 Art. 4(1)(</w:t>
            </w:r>
            <w:r>
              <w:rPr>
                <w:sz w:val="18"/>
                <w:szCs w:val="18"/>
              </w:rPr>
              <w:t>k</w:t>
            </w:r>
            <w:r w:rsidRPr="00075C6F">
              <w:rPr>
                <w:sz w:val="18"/>
                <w:szCs w:val="18"/>
              </w:rPr>
              <w:t>)</w:t>
            </w:r>
          </w:p>
          <w:p w14:paraId="6ABD47AF" w14:textId="77777777" w:rsidR="009E47D4" w:rsidRDefault="009E47D4" w:rsidP="009E47D4">
            <w:pPr>
              <w:rPr>
                <w:sz w:val="18"/>
                <w:szCs w:val="18"/>
              </w:rPr>
            </w:pPr>
          </w:p>
          <w:p w14:paraId="7A73F736" w14:textId="77777777" w:rsidR="009E47D4" w:rsidRDefault="009E47D4" w:rsidP="009E47D4">
            <w:pPr>
              <w:rPr>
                <w:sz w:val="18"/>
                <w:szCs w:val="18"/>
              </w:rPr>
            </w:pPr>
          </w:p>
          <w:p w14:paraId="4DDFCF5F" w14:textId="77777777" w:rsidR="009E47D4" w:rsidRDefault="009E47D4" w:rsidP="009E47D4">
            <w:pPr>
              <w:rPr>
                <w:sz w:val="18"/>
                <w:szCs w:val="18"/>
              </w:rPr>
            </w:pPr>
          </w:p>
          <w:p w14:paraId="1E2359FD" w14:textId="77777777" w:rsidR="009E47D4" w:rsidRPr="00055F95" w:rsidRDefault="009E47D4" w:rsidP="009E47D4">
            <w:pPr>
              <w:rPr>
                <w:sz w:val="18"/>
                <w:szCs w:val="18"/>
              </w:rPr>
            </w:pPr>
          </w:p>
        </w:tc>
        <w:tc>
          <w:tcPr>
            <w:tcW w:w="3734" w:type="dxa"/>
          </w:tcPr>
          <w:p w14:paraId="4D3FF6A8" w14:textId="77777777" w:rsidR="009E47D4" w:rsidRPr="002D0C98" w:rsidRDefault="00660C28" w:rsidP="009E47D4">
            <w:pPr>
              <w:rPr>
                <w:sz w:val="18"/>
                <w:szCs w:val="18"/>
                <w:lang w:val="x-none"/>
              </w:rPr>
            </w:pPr>
            <w:r w:rsidRPr="003610B1">
              <w:rPr>
                <w:sz w:val="18"/>
                <w:szCs w:val="18"/>
              </w:rPr>
              <w:t>[T]</w:t>
            </w:r>
            <w:r w:rsidRPr="003610B1">
              <w:rPr>
                <w:sz w:val="18"/>
                <w:szCs w:val="18"/>
                <w:lang w:val="x-none"/>
              </w:rPr>
              <w:t>he written contractual agreement between the financial entity and the third-party service provider shall specify: (k) that the financial entity has termination rights in accordance with article 7 or in accordance with the circumstances set out under Article 28(7) of Regulation (EU) 2022/2554.</w:t>
            </w:r>
          </w:p>
        </w:tc>
        <w:tc>
          <w:tcPr>
            <w:tcW w:w="1710" w:type="dxa"/>
          </w:tcPr>
          <w:p w14:paraId="29E66A44" w14:textId="77777777" w:rsidR="009E47D4" w:rsidRDefault="00660C28" w:rsidP="009E47D4">
            <w:pPr>
              <w:rPr>
                <w:sz w:val="18"/>
                <w:szCs w:val="18"/>
              </w:rPr>
            </w:pPr>
            <w:r>
              <w:rPr>
                <w:sz w:val="18"/>
                <w:szCs w:val="18"/>
              </w:rPr>
              <w:t>- DORA Supplement</w:t>
            </w:r>
          </w:p>
        </w:tc>
        <w:tc>
          <w:tcPr>
            <w:tcW w:w="7650" w:type="dxa"/>
          </w:tcPr>
          <w:p w14:paraId="07878760" w14:textId="77777777" w:rsidR="009E47D4" w:rsidRPr="005D0EE2" w:rsidRDefault="00660C28" w:rsidP="009E47D4">
            <w:pPr>
              <w:rPr>
                <w:b/>
                <w:bCs/>
                <w:sz w:val="18"/>
                <w:szCs w:val="18"/>
              </w:rPr>
            </w:pPr>
            <w:r>
              <w:rPr>
                <w:b/>
                <w:bCs/>
                <w:sz w:val="18"/>
                <w:szCs w:val="18"/>
              </w:rPr>
              <w:t xml:space="preserve">DORA Supplement: </w:t>
            </w:r>
          </w:p>
          <w:p w14:paraId="75612B17" w14:textId="77777777" w:rsidR="009E47D4" w:rsidRPr="002524D1" w:rsidRDefault="00660C28" w:rsidP="009E47D4">
            <w:pPr>
              <w:ind w:left="160"/>
              <w:contextualSpacing/>
              <w:rPr>
                <w:rFonts w:cs="Arial"/>
                <w:color w:val="000000" w:themeColor="text1"/>
                <w:sz w:val="18"/>
                <w:szCs w:val="14"/>
                <w:u w:val="single"/>
              </w:rPr>
            </w:pPr>
            <w:r w:rsidRPr="002524D1">
              <w:rPr>
                <w:rFonts w:cs="Arial"/>
                <w:color w:val="000000" w:themeColor="text1"/>
                <w:sz w:val="18"/>
                <w:szCs w:val="14"/>
                <w:u w:val="single"/>
              </w:rPr>
              <w:t xml:space="preserve">Section </w:t>
            </w:r>
            <w:r>
              <w:rPr>
                <w:rFonts w:cs="Arial"/>
                <w:color w:val="000000" w:themeColor="text1"/>
                <w:sz w:val="18"/>
                <w:szCs w:val="14"/>
                <w:u w:val="single"/>
              </w:rPr>
              <w:t>6</w:t>
            </w:r>
            <w:r w:rsidRPr="002524D1">
              <w:rPr>
                <w:rFonts w:cs="Arial"/>
                <w:color w:val="000000" w:themeColor="text1"/>
                <w:sz w:val="18"/>
                <w:szCs w:val="14"/>
                <w:u w:val="single"/>
              </w:rPr>
              <w:t>.</w:t>
            </w:r>
            <w:r>
              <w:rPr>
                <w:rFonts w:cs="Arial"/>
                <w:color w:val="000000" w:themeColor="text1"/>
                <w:sz w:val="18"/>
                <w:szCs w:val="14"/>
                <w:u w:val="single"/>
              </w:rPr>
              <w:t>6</w:t>
            </w:r>
            <w:r w:rsidRPr="002524D1">
              <w:rPr>
                <w:rFonts w:cs="Arial"/>
                <w:color w:val="000000" w:themeColor="text1"/>
                <w:sz w:val="18"/>
                <w:szCs w:val="14"/>
                <w:u w:val="single"/>
              </w:rPr>
              <w:t xml:space="preserve"> </w:t>
            </w:r>
          </w:p>
          <w:p w14:paraId="2BBEFA8E" w14:textId="77777777" w:rsidR="009E47D4" w:rsidRPr="005D0EE2" w:rsidRDefault="00660C28" w:rsidP="005D0EE2">
            <w:pPr>
              <w:ind w:left="160"/>
              <w:contextualSpacing/>
              <w:jc w:val="both"/>
              <w:rPr>
                <w:rFonts w:cs="Arial"/>
                <w:sz w:val="18"/>
                <w:szCs w:val="18"/>
              </w:rPr>
            </w:pPr>
            <w:r w:rsidRPr="00E976E7">
              <w:rPr>
                <w:rFonts w:cs="Arial"/>
                <w:b/>
                <w:bCs/>
                <w:color w:val="000000" w:themeColor="text1"/>
                <w:sz w:val="18"/>
                <w:szCs w:val="14"/>
              </w:rPr>
              <w:t xml:space="preserve">Material Changes to Subcontracting Arrangements. </w:t>
            </w:r>
            <w:r w:rsidRPr="00E976E7">
              <w:rPr>
                <w:rFonts w:cs="Arial"/>
                <w:color w:val="000000" w:themeColor="text1"/>
                <w:sz w:val="18"/>
                <w:szCs w:val="14"/>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E976E7">
              <w:rPr>
                <w:rFonts w:cs="Arial"/>
                <w:b/>
                <w:bCs/>
                <w:color w:val="000000" w:themeColor="text1"/>
                <w:sz w:val="18"/>
                <w:szCs w:val="14"/>
              </w:rPr>
              <w:t xml:space="preserve"> </w:t>
            </w:r>
            <w:r w:rsidRPr="00E976E7">
              <w:rPr>
                <w:rFonts w:cs="Arial"/>
                <w:color w:val="000000" w:themeColor="text1"/>
                <w:sz w:val="18"/>
                <w:szCs w:val="14"/>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470" w:type="dxa"/>
          </w:tcPr>
          <w:p w14:paraId="589EF453" w14:textId="77777777" w:rsidR="009E47D4" w:rsidRPr="00DA5F7B" w:rsidRDefault="00660C28" w:rsidP="009E47D4">
            <w:pPr>
              <w:rPr>
                <w:sz w:val="18"/>
                <w:szCs w:val="18"/>
              </w:rPr>
            </w:pPr>
            <w:r>
              <w:rPr>
                <w:rFonts w:cs="Arial"/>
                <w:sz w:val="18"/>
                <w:szCs w:val="18"/>
              </w:rPr>
              <w:t>The current contract stack allows Customers to terminate in a wide variety of circumstances</w:t>
            </w:r>
            <w:r w:rsidR="00FB2C8A">
              <w:rPr>
                <w:rFonts w:cs="Arial"/>
                <w:sz w:val="18"/>
                <w:szCs w:val="18"/>
              </w:rPr>
              <w:t xml:space="preserve"> </w:t>
            </w:r>
            <w:r w:rsidR="00FB2C8A">
              <w:rPr>
                <w:rFonts w:ascii="Aptos" w:eastAsia="Aptos" w:hAnsi="Aptos" w:cs="Arial"/>
                <w:sz w:val="18"/>
                <w:szCs w:val="18"/>
                <w:lang w:eastAsia="en-US"/>
              </w:rPr>
              <w:t>(see Row 9 above)</w:t>
            </w:r>
            <w:r>
              <w:rPr>
                <w:rFonts w:cs="Arial"/>
                <w:sz w:val="18"/>
                <w:szCs w:val="18"/>
              </w:rPr>
              <w:t xml:space="preserve">. The DORA Supplement provides an additional termination right when a </w:t>
            </w:r>
            <w:proofErr w:type="gramStart"/>
            <w:r>
              <w:rPr>
                <w:rFonts w:cs="Arial"/>
                <w:sz w:val="18"/>
                <w:szCs w:val="18"/>
              </w:rPr>
              <w:t>Customer</w:t>
            </w:r>
            <w:proofErr w:type="gramEnd"/>
            <w:r>
              <w:rPr>
                <w:rFonts w:cs="Arial"/>
                <w:sz w:val="18"/>
                <w:szCs w:val="18"/>
              </w:rPr>
              <w:t xml:space="preserve"> does not agree with proposed changes to Microsoft’s Important Provider arrangements. (DORA Supplement, 6.6)</w:t>
            </w:r>
          </w:p>
        </w:tc>
      </w:tr>
      <w:tr w:rsidR="00660C28" w14:paraId="0D23CBAF" w14:textId="77777777" w:rsidTr="007F64A9">
        <w:trPr>
          <w:trHeight w:val="300"/>
        </w:trPr>
        <w:tc>
          <w:tcPr>
            <w:tcW w:w="535" w:type="dxa"/>
            <w:shd w:val="clear" w:color="auto" w:fill="E8E8E8" w:themeFill="background2"/>
          </w:tcPr>
          <w:p w14:paraId="282F4D09" w14:textId="77777777" w:rsidR="00660C28" w:rsidRPr="00DB3C0F" w:rsidRDefault="00660C28" w:rsidP="0063537B">
            <w:pPr>
              <w:pStyle w:val="ListParagraph"/>
              <w:numPr>
                <w:ilvl w:val="0"/>
                <w:numId w:val="12"/>
              </w:numPr>
              <w:ind w:left="420"/>
              <w:rPr>
                <w:b/>
                <w:bCs/>
                <w:sz w:val="18"/>
                <w:szCs w:val="18"/>
              </w:rPr>
            </w:pPr>
          </w:p>
        </w:tc>
        <w:tc>
          <w:tcPr>
            <w:tcW w:w="1486" w:type="dxa"/>
          </w:tcPr>
          <w:p w14:paraId="39AB0E96" w14:textId="7B2075E3" w:rsidR="00660C28" w:rsidRDefault="00660C28" w:rsidP="00660C28">
            <w:pPr>
              <w:rPr>
                <w:sz w:val="18"/>
                <w:szCs w:val="18"/>
              </w:rPr>
            </w:pPr>
            <w:r w:rsidRPr="00B82CD3">
              <w:rPr>
                <w:sz w:val="18"/>
                <w:szCs w:val="18"/>
              </w:rPr>
              <w:t>Subcontracting RTS Art. 5(1)</w:t>
            </w:r>
          </w:p>
        </w:tc>
        <w:tc>
          <w:tcPr>
            <w:tcW w:w="3734" w:type="dxa"/>
          </w:tcPr>
          <w:p w14:paraId="2757746F" w14:textId="77777777" w:rsidR="00660C28" w:rsidRPr="00B82CD3" w:rsidRDefault="00660C28" w:rsidP="00660C28">
            <w:pPr>
              <w:rPr>
                <w:sz w:val="18"/>
                <w:szCs w:val="18"/>
              </w:rPr>
            </w:pPr>
            <w:r w:rsidRPr="00B82CD3">
              <w:rPr>
                <w:sz w:val="18"/>
                <w:szCs w:val="18"/>
              </w:rPr>
              <w:t xml:space="preserve">When permitting sub-contracting ICT services supporting </w:t>
            </w:r>
            <w:proofErr w:type="gramStart"/>
            <w:r w:rsidRPr="00B82CD3">
              <w:rPr>
                <w:sz w:val="18"/>
                <w:szCs w:val="18"/>
              </w:rPr>
              <w:t>a critical</w:t>
            </w:r>
            <w:proofErr w:type="gramEnd"/>
            <w:r w:rsidRPr="00B82CD3">
              <w:rPr>
                <w:sz w:val="18"/>
                <w:szCs w:val="18"/>
              </w:rPr>
              <w:t xml:space="preserve"> or important functions, the written contractual agreement between the financial entity and the third-party service provider shall provide all the following elements:</w:t>
            </w:r>
          </w:p>
          <w:p w14:paraId="611AA09C" w14:textId="77777777" w:rsidR="00660C28" w:rsidRPr="00B82CD3" w:rsidRDefault="00660C28" w:rsidP="00660C28">
            <w:pPr>
              <w:rPr>
                <w:sz w:val="18"/>
                <w:szCs w:val="18"/>
              </w:rPr>
            </w:pPr>
          </w:p>
          <w:p w14:paraId="55907C27" w14:textId="77777777" w:rsidR="00660C28" w:rsidRPr="00B82CD3" w:rsidRDefault="00660C28" w:rsidP="00660C28">
            <w:pPr>
              <w:rPr>
                <w:sz w:val="18"/>
                <w:szCs w:val="18"/>
              </w:rPr>
            </w:pPr>
            <w:r w:rsidRPr="00B82CD3">
              <w:rPr>
                <w:sz w:val="18"/>
                <w:szCs w:val="18"/>
              </w:rPr>
              <w:t>a. that the chain of ICT subcontractors providing ICT services supporting critical or important functions shall be identified in accordance with Article 3(1)(b</w:t>
            </w:r>
            <w:proofErr w:type="gramStart"/>
            <w:r w:rsidRPr="00B82CD3">
              <w:rPr>
                <w:sz w:val="18"/>
                <w:szCs w:val="18"/>
              </w:rPr>
              <w:t>);</w:t>
            </w:r>
            <w:proofErr w:type="gramEnd"/>
          </w:p>
          <w:p w14:paraId="22F7CB32" w14:textId="77777777" w:rsidR="00660C28" w:rsidRPr="00B82CD3" w:rsidRDefault="00660C28" w:rsidP="00660C28">
            <w:pPr>
              <w:rPr>
                <w:sz w:val="18"/>
                <w:szCs w:val="18"/>
              </w:rPr>
            </w:pPr>
          </w:p>
          <w:p w14:paraId="725B72CC" w14:textId="173B0DA4" w:rsidR="00660C28" w:rsidRPr="0051324F" w:rsidRDefault="00660C28" w:rsidP="00660C28">
            <w:pPr>
              <w:rPr>
                <w:sz w:val="18"/>
                <w:szCs w:val="18"/>
                <w:lang w:val="x-none"/>
              </w:rPr>
            </w:pPr>
            <w:r w:rsidRPr="00B82CD3">
              <w:rPr>
                <w:sz w:val="18"/>
                <w:szCs w:val="18"/>
              </w:rPr>
              <w:t xml:space="preserve">b. that the identification of the chain remains </w:t>
            </w:r>
            <w:proofErr w:type="gramStart"/>
            <w:r w:rsidRPr="00B82CD3">
              <w:rPr>
                <w:sz w:val="18"/>
                <w:szCs w:val="18"/>
              </w:rPr>
              <w:t>up-to-date</w:t>
            </w:r>
            <w:proofErr w:type="gramEnd"/>
            <w:r w:rsidRPr="00B82CD3">
              <w:rPr>
                <w:sz w:val="18"/>
                <w:szCs w:val="18"/>
              </w:rPr>
              <w:t xml:space="preserve"> over time </w:t>
            </w:r>
            <w:proofErr w:type="gramStart"/>
            <w:r w:rsidRPr="00B82CD3">
              <w:rPr>
                <w:sz w:val="18"/>
                <w:szCs w:val="18"/>
              </w:rPr>
              <w:t>in order to</w:t>
            </w:r>
            <w:proofErr w:type="gramEnd"/>
            <w:r w:rsidRPr="00B82CD3">
              <w:rPr>
                <w:sz w:val="18"/>
                <w:szCs w:val="18"/>
              </w:rPr>
              <w:t xml:space="preserve"> allow for the financial entity to discharge its obligation to maintain and update the register of information in accordance with Article 28(3) and (9) of Regulation (EU) 2022/2554.</w:t>
            </w:r>
            <w:r w:rsidRPr="00B82CD3">
              <w:rPr>
                <w:rFonts w:ascii="Arial" w:hAnsi="Arial" w:cs="Arial"/>
                <w:sz w:val="18"/>
                <w:szCs w:val="18"/>
              </w:rPr>
              <w:t> </w:t>
            </w:r>
          </w:p>
        </w:tc>
        <w:tc>
          <w:tcPr>
            <w:tcW w:w="1710" w:type="dxa"/>
          </w:tcPr>
          <w:p w14:paraId="394FE1F0" w14:textId="4F870333" w:rsidR="00660C28" w:rsidRPr="0051324F" w:rsidRDefault="00660C28" w:rsidP="00660C28">
            <w:pPr>
              <w:rPr>
                <w:sz w:val="18"/>
                <w:szCs w:val="18"/>
              </w:rPr>
            </w:pPr>
            <w:r w:rsidRPr="00B82CD3">
              <w:rPr>
                <w:sz w:val="18"/>
                <w:szCs w:val="18"/>
              </w:rPr>
              <w:t>- DORA Supplement</w:t>
            </w:r>
          </w:p>
        </w:tc>
        <w:tc>
          <w:tcPr>
            <w:tcW w:w="7650" w:type="dxa"/>
          </w:tcPr>
          <w:p w14:paraId="0992A554" w14:textId="77777777" w:rsidR="00660C28" w:rsidRPr="00B82CD3" w:rsidRDefault="00660C28" w:rsidP="00660C28">
            <w:pPr>
              <w:rPr>
                <w:b/>
                <w:bCs/>
                <w:sz w:val="18"/>
                <w:szCs w:val="18"/>
              </w:rPr>
            </w:pPr>
            <w:r w:rsidRPr="00B82CD3">
              <w:rPr>
                <w:b/>
                <w:bCs/>
                <w:sz w:val="18"/>
                <w:szCs w:val="18"/>
              </w:rPr>
              <w:t xml:space="preserve">DORA Supplement: </w:t>
            </w:r>
          </w:p>
          <w:p w14:paraId="59DD4D46" w14:textId="77777777" w:rsidR="00660C28" w:rsidRPr="00B82CD3" w:rsidRDefault="00660C28" w:rsidP="00660C28">
            <w:pPr>
              <w:ind w:left="160"/>
              <w:contextualSpacing/>
              <w:rPr>
                <w:color w:val="000000"/>
                <w:sz w:val="18"/>
                <w:szCs w:val="18"/>
                <w:u w:val="single"/>
              </w:rPr>
            </w:pPr>
            <w:r w:rsidRPr="00B82CD3">
              <w:rPr>
                <w:color w:val="000000"/>
                <w:sz w:val="18"/>
                <w:szCs w:val="18"/>
                <w:u w:val="single"/>
              </w:rPr>
              <w:t>Section 1.1</w:t>
            </w:r>
          </w:p>
          <w:p w14:paraId="19EA5464" w14:textId="77777777" w:rsidR="00660C28" w:rsidRPr="00B82CD3" w:rsidRDefault="00660C28" w:rsidP="00660C28">
            <w:pPr>
              <w:ind w:left="160"/>
              <w:contextualSpacing/>
              <w:rPr>
                <w:color w:val="000000"/>
                <w:sz w:val="18"/>
                <w:szCs w:val="18"/>
              </w:rPr>
            </w:pPr>
            <w:r w:rsidRPr="00B82CD3">
              <w:rPr>
                <w:color w:val="000000"/>
                <w:sz w:val="18"/>
                <w:szCs w:val="18"/>
              </w:rPr>
              <w:t>“</w:t>
            </w:r>
            <w:r w:rsidRPr="00B82CD3">
              <w:rPr>
                <w:b/>
                <w:bCs/>
                <w:color w:val="000000"/>
                <w:sz w:val="18"/>
                <w:szCs w:val="18"/>
              </w:rPr>
              <w:t>Important Provider</w:t>
            </w:r>
            <w:r w:rsidRPr="00B82CD3">
              <w:rPr>
                <w:color w:val="000000"/>
                <w:sz w:val="18"/>
                <w:szCs w:val="18"/>
              </w:rPr>
              <w:t xml:space="preserve">” means a material subcontractor (including a </w:t>
            </w:r>
            <w:proofErr w:type="spellStart"/>
            <w:r w:rsidRPr="00B82CD3">
              <w:rPr>
                <w:color w:val="000000"/>
                <w:sz w:val="18"/>
                <w:szCs w:val="18"/>
              </w:rPr>
              <w:t>Subprocessor</w:t>
            </w:r>
            <w:proofErr w:type="spellEnd"/>
            <w:r w:rsidRPr="00B82CD3">
              <w:rPr>
                <w:color w:val="000000"/>
                <w:sz w:val="18"/>
                <w:szCs w:val="18"/>
              </w:rPr>
              <w:t xml:space="preserve">) of Microsoft supporting Critical or Important Online Services.  Microsoft provides a current list of Important Providers, available at Customer’s request. </w:t>
            </w:r>
          </w:p>
          <w:p w14:paraId="4DB451A0" w14:textId="77777777" w:rsidR="00660C28" w:rsidRPr="00B82CD3" w:rsidRDefault="00660C28" w:rsidP="00660C28">
            <w:pPr>
              <w:ind w:left="160"/>
              <w:contextualSpacing/>
              <w:rPr>
                <w:color w:val="000000"/>
                <w:sz w:val="18"/>
                <w:szCs w:val="18"/>
                <w:u w:val="single"/>
              </w:rPr>
            </w:pPr>
          </w:p>
          <w:p w14:paraId="19AC440A" w14:textId="77777777" w:rsidR="00660C28" w:rsidRPr="00B82CD3" w:rsidRDefault="00660C28" w:rsidP="00660C28">
            <w:pPr>
              <w:ind w:left="160"/>
              <w:contextualSpacing/>
              <w:rPr>
                <w:color w:val="000000"/>
                <w:sz w:val="18"/>
                <w:szCs w:val="18"/>
                <w:u w:val="single"/>
              </w:rPr>
            </w:pPr>
            <w:r w:rsidRPr="00B82CD3">
              <w:rPr>
                <w:color w:val="000000"/>
                <w:sz w:val="18"/>
                <w:szCs w:val="18"/>
                <w:u w:val="single"/>
              </w:rPr>
              <w:t>Section 6.2</w:t>
            </w:r>
          </w:p>
          <w:p w14:paraId="00BAF01B" w14:textId="77777777" w:rsidR="00660C28" w:rsidRPr="00B82CD3" w:rsidRDefault="00660C28" w:rsidP="00660C28">
            <w:pPr>
              <w:ind w:left="160"/>
              <w:contextualSpacing/>
              <w:rPr>
                <w:color w:val="000000"/>
                <w:sz w:val="18"/>
                <w:szCs w:val="18"/>
              </w:rPr>
            </w:pPr>
            <w:r w:rsidRPr="00B82CD3">
              <w:rPr>
                <w:b/>
                <w:bCs/>
                <w:color w:val="000000"/>
                <w:sz w:val="18"/>
                <w:szCs w:val="18"/>
              </w:rPr>
              <w:t xml:space="preserve">Audit of Important Providers. </w:t>
            </w:r>
            <w:r w:rsidRPr="00B82CD3">
              <w:rPr>
                <w:color w:val="000000"/>
                <w:sz w:val="18"/>
                <w:szCs w:val="18"/>
              </w:rPr>
              <w:t>Customer or Regulators will have an unrestricted right to examine or audit Important Providers, in accordance with the scope, policies, and procedures provided in Customer’s FSA.</w:t>
            </w:r>
          </w:p>
          <w:p w14:paraId="1E99DF54" w14:textId="77777777" w:rsidR="00660C28" w:rsidRPr="00B82CD3" w:rsidRDefault="00660C28" w:rsidP="00660C28">
            <w:pPr>
              <w:ind w:left="160"/>
              <w:contextualSpacing/>
              <w:rPr>
                <w:color w:val="000000"/>
                <w:sz w:val="18"/>
                <w:szCs w:val="18"/>
              </w:rPr>
            </w:pPr>
          </w:p>
          <w:p w14:paraId="101950BE" w14:textId="77777777" w:rsidR="00660C28" w:rsidRPr="00B82CD3" w:rsidRDefault="00660C28" w:rsidP="00660C28">
            <w:pPr>
              <w:ind w:left="160"/>
              <w:contextualSpacing/>
              <w:rPr>
                <w:color w:val="000000"/>
                <w:sz w:val="18"/>
                <w:szCs w:val="18"/>
                <w:u w:val="single"/>
              </w:rPr>
            </w:pPr>
            <w:r w:rsidRPr="00B82CD3">
              <w:rPr>
                <w:color w:val="000000"/>
                <w:sz w:val="18"/>
                <w:szCs w:val="18"/>
                <w:u w:val="single"/>
              </w:rPr>
              <w:t xml:space="preserve">Section 6.6 </w:t>
            </w:r>
          </w:p>
          <w:p w14:paraId="489B8855" w14:textId="363B42FB" w:rsidR="00660C28" w:rsidRDefault="00660C28" w:rsidP="00660C28">
            <w:pPr>
              <w:ind w:left="160"/>
              <w:contextualSpacing/>
              <w:rPr>
                <w:b/>
                <w:bCs/>
                <w:sz w:val="18"/>
                <w:szCs w:val="18"/>
              </w:rPr>
            </w:pPr>
            <w:r w:rsidRPr="00B82CD3">
              <w:rPr>
                <w:b/>
                <w:bCs/>
                <w:color w:val="000000"/>
                <w:sz w:val="18"/>
                <w:szCs w:val="18"/>
              </w:rPr>
              <w:t xml:space="preserve">Material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470" w:type="dxa"/>
          </w:tcPr>
          <w:p w14:paraId="14B6DA43" w14:textId="74BAE977" w:rsidR="007F64A9" w:rsidRDefault="007F64A9" w:rsidP="00660C28">
            <w:pPr>
              <w:rPr>
                <w:rFonts w:cs="Arial"/>
                <w:sz w:val="18"/>
                <w:szCs w:val="18"/>
              </w:rPr>
            </w:pPr>
            <w:r w:rsidRPr="007F64A9">
              <w:rPr>
                <w:rFonts w:cs="Arial"/>
                <w:sz w:val="18"/>
                <w:szCs w:val="18"/>
              </w:rPr>
              <w:t>[</w:t>
            </w:r>
            <w:r w:rsidRPr="007F64A9">
              <w:rPr>
                <w:rFonts w:cs="Arial"/>
                <w:b/>
                <w:bCs/>
                <w:sz w:val="18"/>
                <w:szCs w:val="18"/>
              </w:rPr>
              <w:t>Note:</w:t>
            </w:r>
            <w:r w:rsidRPr="007F64A9">
              <w:rPr>
                <w:rFonts w:cs="Arial"/>
                <w:sz w:val="18"/>
                <w:szCs w:val="18"/>
              </w:rPr>
              <w:t xml:space="preserve"> The European Commission has rejected the draft Subcontracting RTS on the grounds that Article 5 is overly broad. As such, the ESAs must revise this version of Article 5.]</w:t>
            </w:r>
          </w:p>
          <w:p w14:paraId="6B4FBE38" w14:textId="77777777" w:rsidR="007F64A9" w:rsidRDefault="007F64A9" w:rsidP="00660C28">
            <w:pPr>
              <w:rPr>
                <w:rFonts w:cs="Arial"/>
                <w:sz w:val="18"/>
                <w:szCs w:val="18"/>
              </w:rPr>
            </w:pPr>
          </w:p>
          <w:p w14:paraId="1A8570FD" w14:textId="1952B357" w:rsidR="00660C28" w:rsidRPr="00B82CD3" w:rsidRDefault="00660C28" w:rsidP="00660C28">
            <w:pPr>
              <w:rPr>
                <w:rFonts w:cs="Arial"/>
                <w:sz w:val="18"/>
                <w:szCs w:val="18"/>
              </w:rPr>
            </w:pPr>
            <w:r w:rsidRPr="00B82CD3">
              <w:rPr>
                <w:rFonts w:cs="Arial"/>
                <w:sz w:val="18"/>
                <w:szCs w:val="18"/>
              </w:rPr>
              <w:t xml:space="preserve">Microsoft’s commitments under </w:t>
            </w:r>
            <w:proofErr w:type="gramStart"/>
            <w:r w:rsidRPr="00B82CD3">
              <w:rPr>
                <w:rFonts w:cs="Arial"/>
                <w:sz w:val="18"/>
                <w:szCs w:val="18"/>
              </w:rPr>
              <w:t>the DORA</w:t>
            </w:r>
            <w:proofErr w:type="gramEnd"/>
            <w:r w:rsidRPr="00B82CD3">
              <w:rPr>
                <w:rFonts w:cs="Arial"/>
                <w:sz w:val="18"/>
                <w:szCs w:val="18"/>
              </w:rPr>
              <w:t xml:space="preserve"> Supplement enable the identification of Important Providers and ensure that customers are notified of new Important Providers or material changes to the subcontractor arrangements. (DORA Supplement, 1.1; 6.6). Additionally, Customers may audit Important Providers, ensuring that identification remains current in the Register of Information.</w:t>
            </w:r>
          </w:p>
          <w:p w14:paraId="0C4C54F5" w14:textId="77777777" w:rsidR="00660C28" w:rsidRPr="00B82CD3" w:rsidRDefault="00660C28" w:rsidP="00660C28">
            <w:pPr>
              <w:rPr>
                <w:rFonts w:cs="Arial"/>
                <w:sz w:val="18"/>
                <w:szCs w:val="18"/>
              </w:rPr>
            </w:pPr>
          </w:p>
          <w:p w14:paraId="11C9FE0C" w14:textId="6763F393" w:rsidR="00660C28" w:rsidRDefault="00660C28" w:rsidP="00660C28">
            <w:pPr>
              <w:rPr>
                <w:rFonts w:cs="Arial"/>
                <w:sz w:val="18"/>
                <w:szCs w:val="18"/>
              </w:rPr>
            </w:pPr>
            <w:r w:rsidRPr="00B82CD3">
              <w:rPr>
                <w:rFonts w:cs="Arial"/>
                <w:sz w:val="18"/>
                <w:szCs w:val="18"/>
              </w:rPr>
              <w:t>Customers should note that unlike Article 4 of the Subcontracting RTS, Article 5 does not require specific contractual language or provisions. The DORA Supplement and existing audit rights supply the requisite elements to satisfy the RTS requirement.</w:t>
            </w:r>
          </w:p>
        </w:tc>
      </w:tr>
      <w:tr w:rsidR="00660C28" w14:paraId="39048011" w14:textId="77777777" w:rsidTr="007F64A9">
        <w:trPr>
          <w:trHeight w:val="300"/>
        </w:trPr>
        <w:tc>
          <w:tcPr>
            <w:tcW w:w="535" w:type="dxa"/>
            <w:shd w:val="clear" w:color="auto" w:fill="E8E8E8" w:themeFill="background2"/>
          </w:tcPr>
          <w:p w14:paraId="2AF6DFF5" w14:textId="77777777" w:rsidR="00660C28" w:rsidRPr="00DB3C0F" w:rsidRDefault="00660C28" w:rsidP="0063537B">
            <w:pPr>
              <w:pStyle w:val="ListParagraph"/>
              <w:numPr>
                <w:ilvl w:val="0"/>
                <w:numId w:val="12"/>
              </w:numPr>
              <w:ind w:left="420"/>
              <w:rPr>
                <w:b/>
                <w:bCs/>
                <w:sz w:val="18"/>
                <w:szCs w:val="18"/>
              </w:rPr>
            </w:pPr>
          </w:p>
        </w:tc>
        <w:tc>
          <w:tcPr>
            <w:tcW w:w="1486" w:type="dxa"/>
          </w:tcPr>
          <w:p w14:paraId="5BFA86F4" w14:textId="4B362F1D" w:rsidR="00660C28" w:rsidRPr="00B82CD3" w:rsidRDefault="00660C28" w:rsidP="00660C28">
            <w:pPr>
              <w:rPr>
                <w:sz w:val="18"/>
                <w:szCs w:val="18"/>
              </w:rPr>
            </w:pPr>
            <w:r w:rsidRPr="00B82CD3">
              <w:rPr>
                <w:sz w:val="18"/>
                <w:szCs w:val="18"/>
              </w:rPr>
              <w:t>Subcontracting RTS Art. 5(2)</w:t>
            </w:r>
          </w:p>
        </w:tc>
        <w:tc>
          <w:tcPr>
            <w:tcW w:w="3734" w:type="dxa"/>
          </w:tcPr>
          <w:p w14:paraId="78BA3F01" w14:textId="77777777" w:rsidR="00660C28" w:rsidRPr="00B82CD3" w:rsidRDefault="00660C28" w:rsidP="00660C28">
            <w:pPr>
              <w:rPr>
                <w:sz w:val="18"/>
                <w:szCs w:val="18"/>
              </w:rPr>
            </w:pPr>
            <w:r w:rsidRPr="00B82CD3">
              <w:rPr>
                <w:sz w:val="18"/>
                <w:szCs w:val="18"/>
              </w:rPr>
              <w:t xml:space="preserve">To maintain the financial entity’s overall responsibility for the ICT services supporting critical or important functions provided by ICT third-party service providers, including ensuring effective monitoring, the written contractual agreement between the financial entity and the ICT third-party service provider shall enable the financial entity’s effective monitoring of the contracted ICT services in accordance with Article </w:t>
            </w:r>
            <w:proofErr w:type="gramStart"/>
            <w:r w:rsidRPr="00B82CD3">
              <w:rPr>
                <w:sz w:val="18"/>
                <w:szCs w:val="18"/>
              </w:rPr>
              <w:t>30(3) point</w:t>
            </w:r>
            <w:proofErr w:type="gramEnd"/>
            <w:r w:rsidRPr="00B82CD3">
              <w:rPr>
                <w:sz w:val="18"/>
                <w:szCs w:val="18"/>
              </w:rPr>
              <w:t xml:space="preserve"> (a) of Regulation (EU) 2022/2554.</w:t>
            </w:r>
          </w:p>
          <w:p w14:paraId="1C0FF08B" w14:textId="77777777" w:rsidR="00660C28" w:rsidRPr="00B82CD3" w:rsidRDefault="00660C28" w:rsidP="00660C28">
            <w:pPr>
              <w:rPr>
                <w:sz w:val="18"/>
                <w:szCs w:val="18"/>
              </w:rPr>
            </w:pPr>
          </w:p>
          <w:p w14:paraId="2A8BBC9E" w14:textId="77777777" w:rsidR="00660C28" w:rsidRPr="00B82CD3" w:rsidRDefault="00660C28" w:rsidP="00660C28">
            <w:pPr>
              <w:rPr>
                <w:sz w:val="18"/>
                <w:szCs w:val="18"/>
              </w:rPr>
            </w:pPr>
            <w:r w:rsidRPr="00B82CD3">
              <w:rPr>
                <w:sz w:val="18"/>
                <w:szCs w:val="18"/>
              </w:rPr>
              <w:t xml:space="preserve">The contractual arrangements shall </w:t>
            </w:r>
            <w:proofErr w:type="gramStart"/>
            <w:r w:rsidRPr="00B82CD3">
              <w:rPr>
                <w:sz w:val="18"/>
                <w:szCs w:val="18"/>
              </w:rPr>
              <w:t>in particular include</w:t>
            </w:r>
            <w:proofErr w:type="gramEnd"/>
            <w:r w:rsidRPr="00B82CD3">
              <w:rPr>
                <w:sz w:val="18"/>
                <w:szCs w:val="18"/>
              </w:rPr>
              <w:t xml:space="preserve"> elements enabling the financial entity to fulfil its obligation to monitor the ICT risk that may arise in relation to its use of ICT services provided by subcontractors providing ICT services supporting critical or important functions, </w:t>
            </w:r>
            <w:proofErr w:type="gramStart"/>
            <w:r w:rsidRPr="00B82CD3">
              <w:rPr>
                <w:sz w:val="18"/>
                <w:szCs w:val="18"/>
              </w:rPr>
              <w:t>in particular</w:t>
            </w:r>
            <w:proofErr w:type="gramEnd"/>
            <w:r w:rsidRPr="00B82CD3">
              <w:rPr>
                <w:sz w:val="18"/>
                <w:szCs w:val="18"/>
              </w:rPr>
              <w:t xml:space="preserve"> those that effectively underpin the provision of ICT services supporting critical or important functions or material parts thereof.</w:t>
            </w:r>
          </w:p>
          <w:p w14:paraId="35182D63" w14:textId="77777777" w:rsidR="00660C28" w:rsidRPr="00B82CD3" w:rsidRDefault="00660C28" w:rsidP="00660C28">
            <w:pPr>
              <w:rPr>
                <w:sz w:val="18"/>
                <w:szCs w:val="18"/>
              </w:rPr>
            </w:pPr>
          </w:p>
        </w:tc>
        <w:tc>
          <w:tcPr>
            <w:tcW w:w="1710" w:type="dxa"/>
          </w:tcPr>
          <w:p w14:paraId="7B91F445" w14:textId="4DCFD51C" w:rsidR="00660C28" w:rsidRPr="00B82CD3" w:rsidRDefault="00660C28" w:rsidP="00660C28">
            <w:pPr>
              <w:rPr>
                <w:sz w:val="18"/>
                <w:szCs w:val="18"/>
              </w:rPr>
            </w:pPr>
            <w:r w:rsidRPr="00B82CD3">
              <w:rPr>
                <w:sz w:val="18"/>
                <w:szCs w:val="18"/>
              </w:rPr>
              <w:t>- DORA Supplement</w:t>
            </w:r>
          </w:p>
        </w:tc>
        <w:tc>
          <w:tcPr>
            <w:tcW w:w="7650" w:type="dxa"/>
          </w:tcPr>
          <w:p w14:paraId="392F7999" w14:textId="77777777" w:rsidR="00660C28" w:rsidRPr="00B82CD3" w:rsidRDefault="00660C28" w:rsidP="00660C28">
            <w:pPr>
              <w:ind w:left="160"/>
              <w:contextualSpacing/>
              <w:rPr>
                <w:b/>
                <w:bCs/>
                <w:sz w:val="18"/>
                <w:szCs w:val="18"/>
              </w:rPr>
            </w:pPr>
            <w:r w:rsidRPr="00B82CD3">
              <w:rPr>
                <w:b/>
                <w:bCs/>
                <w:sz w:val="18"/>
                <w:szCs w:val="18"/>
              </w:rPr>
              <w:t>DORA Supplement:</w:t>
            </w:r>
          </w:p>
          <w:p w14:paraId="6D58C808" w14:textId="77777777" w:rsidR="00660C28" w:rsidRPr="00B82CD3" w:rsidRDefault="00660C28" w:rsidP="00660C28">
            <w:pPr>
              <w:ind w:left="160"/>
              <w:contextualSpacing/>
              <w:rPr>
                <w:color w:val="000000"/>
                <w:sz w:val="18"/>
                <w:szCs w:val="18"/>
                <w:u w:val="single"/>
              </w:rPr>
            </w:pPr>
            <w:r w:rsidRPr="00B82CD3">
              <w:rPr>
                <w:color w:val="000000"/>
                <w:sz w:val="18"/>
                <w:szCs w:val="18"/>
                <w:u w:val="single"/>
              </w:rPr>
              <w:t>Section 6.2</w:t>
            </w:r>
          </w:p>
          <w:p w14:paraId="01FED8DD" w14:textId="77777777" w:rsidR="00660C28" w:rsidRPr="00B82CD3" w:rsidRDefault="00660C28" w:rsidP="00660C28">
            <w:pPr>
              <w:ind w:left="160"/>
              <w:contextualSpacing/>
              <w:rPr>
                <w:color w:val="000000"/>
                <w:sz w:val="18"/>
                <w:szCs w:val="18"/>
              </w:rPr>
            </w:pPr>
            <w:r w:rsidRPr="00B82CD3">
              <w:rPr>
                <w:b/>
                <w:bCs/>
                <w:color w:val="000000"/>
                <w:sz w:val="18"/>
                <w:szCs w:val="18"/>
              </w:rPr>
              <w:t xml:space="preserve">Audit of Important Providers. </w:t>
            </w:r>
            <w:r w:rsidRPr="00B82CD3">
              <w:rPr>
                <w:color w:val="000000"/>
                <w:sz w:val="18"/>
                <w:szCs w:val="18"/>
              </w:rPr>
              <w:t>Customer or Regulators will have an unrestricted right to examine or audit Important Providers, in accordance with the scope, policies, and procedures provided in Customer’s FSA.</w:t>
            </w:r>
          </w:p>
          <w:p w14:paraId="28D256CD" w14:textId="77777777" w:rsidR="00660C28" w:rsidRPr="00B82CD3" w:rsidRDefault="00660C28" w:rsidP="00660C28">
            <w:pPr>
              <w:rPr>
                <w:b/>
                <w:bCs/>
                <w:sz w:val="18"/>
                <w:szCs w:val="18"/>
              </w:rPr>
            </w:pPr>
          </w:p>
          <w:p w14:paraId="2858B903" w14:textId="77777777" w:rsidR="00660C28" w:rsidRPr="00B82CD3" w:rsidRDefault="00660C28" w:rsidP="00660C28">
            <w:pPr>
              <w:ind w:left="160"/>
              <w:contextualSpacing/>
              <w:rPr>
                <w:color w:val="000000"/>
                <w:sz w:val="18"/>
                <w:szCs w:val="18"/>
                <w:u w:val="single"/>
              </w:rPr>
            </w:pPr>
            <w:r w:rsidRPr="00B82CD3">
              <w:rPr>
                <w:color w:val="000000"/>
                <w:sz w:val="18"/>
                <w:szCs w:val="18"/>
                <w:u w:val="single"/>
              </w:rPr>
              <w:t>Section 6.5</w:t>
            </w:r>
          </w:p>
          <w:p w14:paraId="6EBE7DF5" w14:textId="77777777" w:rsidR="00660C28" w:rsidRPr="00B82CD3" w:rsidRDefault="00660C28" w:rsidP="00660C28">
            <w:pPr>
              <w:ind w:left="160"/>
              <w:contextualSpacing/>
              <w:rPr>
                <w:sz w:val="18"/>
                <w:szCs w:val="18"/>
              </w:rPr>
            </w:pPr>
            <w:r w:rsidRPr="00B82CD3">
              <w:rPr>
                <w:b/>
                <w:bCs/>
                <w:color w:val="000000"/>
                <w:sz w:val="18"/>
                <w:szCs w:val="18"/>
              </w:rPr>
              <w:t>Important</w:t>
            </w:r>
            <w:r w:rsidRPr="00B82CD3">
              <w:rPr>
                <w:b/>
                <w:bCs/>
                <w:sz w:val="18"/>
                <w:szCs w:val="18"/>
              </w:rPr>
              <w:t xml:space="preserve"> Provider Risk Assessment. </w:t>
            </w:r>
            <w:r w:rsidRPr="00B82CD3">
              <w:rPr>
                <w:sz w:val="18"/>
                <w:szCs w:val="18"/>
              </w:rPr>
              <w:t>Before engaging a new Important Provider, Microsoft will assess risks associated with: (i) the location of the Important Provider, (ii) the location of the parent company of the Important Provider, and (iii) the location from which the Important Provider will provide services on behalf of Microsoft.</w:t>
            </w:r>
          </w:p>
          <w:p w14:paraId="1CF2FFFD" w14:textId="77777777" w:rsidR="00660C28" w:rsidRPr="00B82CD3" w:rsidRDefault="00660C28" w:rsidP="00660C28">
            <w:pPr>
              <w:ind w:left="160"/>
              <w:contextualSpacing/>
              <w:rPr>
                <w:b/>
                <w:bCs/>
                <w:sz w:val="18"/>
                <w:szCs w:val="18"/>
              </w:rPr>
            </w:pPr>
          </w:p>
          <w:p w14:paraId="31535A9D" w14:textId="77777777" w:rsidR="00660C28" w:rsidRPr="00B82CD3" w:rsidRDefault="00660C28" w:rsidP="00660C28">
            <w:pPr>
              <w:ind w:left="160"/>
              <w:contextualSpacing/>
              <w:rPr>
                <w:color w:val="000000"/>
                <w:sz w:val="18"/>
                <w:szCs w:val="18"/>
              </w:rPr>
            </w:pPr>
            <w:r w:rsidRPr="00B82CD3">
              <w:rPr>
                <w:color w:val="000000"/>
                <w:sz w:val="18"/>
                <w:szCs w:val="18"/>
                <w:u w:val="single"/>
              </w:rPr>
              <w:t>Section 6.6</w:t>
            </w:r>
            <w:r w:rsidRPr="00B82CD3">
              <w:rPr>
                <w:color w:val="000000"/>
                <w:sz w:val="18"/>
                <w:szCs w:val="18"/>
              </w:rPr>
              <w:t xml:space="preserve"> </w:t>
            </w:r>
          </w:p>
          <w:p w14:paraId="65C7FA5F" w14:textId="77777777" w:rsidR="00660C28" w:rsidRPr="00B82CD3" w:rsidRDefault="00660C28" w:rsidP="00660C28">
            <w:pPr>
              <w:ind w:left="160"/>
              <w:contextualSpacing/>
              <w:rPr>
                <w:color w:val="000000"/>
                <w:sz w:val="18"/>
                <w:szCs w:val="18"/>
              </w:rPr>
            </w:pPr>
            <w:r w:rsidRPr="00B82CD3">
              <w:rPr>
                <w:b/>
                <w:bCs/>
                <w:sz w:val="18"/>
                <w:szCs w:val="18"/>
              </w:rPr>
              <w:t>Material</w:t>
            </w:r>
            <w:r w:rsidRPr="00B82CD3">
              <w:rPr>
                <w:b/>
                <w:bCs/>
                <w:color w:val="000000"/>
                <w:sz w:val="18"/>
                <w:szCs w:val="18"/>
              </w:rPr>
              <w:t xml:space="preserve">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43DCF756" w14:textId="77777777" w:rsidR="00660C28" w:rsidRPr="00B82CD3" w:rsidRDefault="00660C28" w:rsidP="00660C28">
            <w:pPr>
              <w:ind w:left="160"/>
              <w:contextualSpacing/>
              <w:rPr>
                <w:b/>
                <w:bCs/>
                <w:sz w:val="18"/>
                <w:szCs w:val="18"/>
              </w:rPr>
            </w:pPr>
          </w:p>
          <w:p w14:paraId="0F097C81" w14:textId="77777777" w:rsidR="00660C28" w:rsidRPr="00B82CD3" w:rsidRDefault="00660C28" w:rsidP="00660C28">
            <w:pPr>
              <w:ind w:left="160"/>
              <w:contextualSpacing/>
              <w:rPr>
                <w:sz w:val="18"/>
                <w:szCs w:val="18"/>
                <w:u w:val="single"/>
              </w:rPr>
            </w:pPr>
            <w:r w:rsidRPr="00B82CD3">
              <w:rPr>
                <w:color w:val="000000"/>
                <w:sz w:val="18"/>
                <w:szCs w:val="18"/>
                <w:u w:val="single"/>
              </w:rPr>
              <w:t>Section</w:t>
            </w:r>
            <w:r w:rsidRPr="00B82CD3">
              <w:rPr>
                <w:sz w:val="18"/>
                <w:szCs w:val="18"/>
                <w:u w:val="single"/>
              </w:rPr>
              <w:t xml:space="preserve"> 6.7</w:t>
            </w:r>
          </w:p>
          <w:p w14:paraId="2954FBF2" w14:textId="79FA27AB" w:rsidR="00660C28" w:rsidRPr="00B82CD3" w:rsidRDefault="00660C28" w:rsidP="00660C28">
            <w:pPr>
              <w:ind w:left="160"/>
              <w:contextualSpacing/>
              <w:rPr>
                <w:b/>
                <w:bCs/>
                <w:sz w:val="18"/>
                <w:szCs w:val="18"/>
              </w:rPr>
            </w:pPr>
            <w:r w:rsidRPr="00B82CD3">
              <w:rPr>
                <w:b/>
                <w:bCs/>
                <w:color w:val="000000"/>
                <w:sz w:val="18"/>
                <w:szCs w:val="18"/>
              </w:rPr>
              <w:t>Oversight</w:t>
            </w:r>
            <w:r w:rsidRPr="00B82CD3">
              <w:rPr>
                <w:b/>
                <w:bCs/>
                <w:sz w:val="18"/>
                <w:szCs w:val="18"/>
              </w:rPr>
              <w:t xml:space="preserve"> of Important Providers. </w:t>
            </w:r>
            <w:r w:rsidRPr="00B82CD3">
              <w:rPr>
                <w:sz w:val="18"/>
                <w:szCs w:val="18"/>
              </w:rPr>
              <w:t xml:space="preserve">In providing </w:t>
            </w:r>
            <w:proofErr w:type="gramStart"/>
            <w:r w:rsidRPr="00B82CD3">
              <w:rPr>
                <w:sz w:val="18"/>
                <w:szCs w:val="18"/>
              </w:rPr>
              <w:t>the Online</w:t>
            </w:r>
            <w:proofErr w:type="gramEnd"/>
            <w:r w:rsidRPr="00B82CD3">
              <w:rPr>
                <w:sz w:val="18"/>
                <w:szCs w:val="18"/>
              </w:rPr>
              <w:t xml:space="preserve"> Services, Microsoft agrees to oversee and </w:t>
            </w:r>
            <w:r w:rsidRPr="00B82CD3">
              <w:rPr>
                <w:color w:val="000000"/>
                <w:sz w:val="18"/>
                <w:szCs w:val="18"/>
              </w:rPr>
              <w:t>monitor</w:t>
            </w:r>
            <w:r w:rsidRPr="00B82CD3">
              <w:rPr>
                <w:sz w:val="18"/>
                <w:szCs w:val="18"/>
              </w:rPr>
              <w:t xml:space="preserve">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w:t>
            </w:r>
            <w:proofErr w:type="gramStart"/>
            <w:r w:rsidRPr="00B82CD3">
              <w:rPr>
                <w:sz w:val="18"/>
                <w:szCs w:val="18"/>
              </w:rPr>
              <w:t>its</w:t>
            </w:r>
            <w:proofErr w:type="gramEnd"/>
            <w:r w:rsidRPr="00B82CD3">
              <w:rPr>
                <w:sz w:val="18"/>
                <w:szCs w:val="18"/>
              </w:rPr>
              <w:t xml:space="preserve"> own.</w:t>
            </w:r>
          </w:p>
        </w:tc>
        <w:tc>
          <w:tcPr>
            <w:tcW w:w="7470" w:type="dxa"/>
          </w:tcPr>
          <w:p w14:paraId="3EB14231" w14:textId="77777777" w:rsidR="007F64A9" w:rsidRDefault="007F64A9" w:rsidP="00660C28">
            <w:pPr>
              <w:rPr>
                <w:sz w:val="18"/>
                <w:szCs w:val="18"/>
              </w:rPr>
            </w:pPr>
            <w:r w:rsidRPr="007F64A9">
              <w:rPr>
                <w:sz w:val="18"/>
                <w:szCs w:val="18"/>
              </w:rPr>
              <w:t>[</w:t>
            </w:r>
            <w:r w:rsidRPr="007F64A9">
              <w:rPr>
                <w:b/>
                <w:bCs/>
                <w:sz w:val="18"/>
                <w:szCs w:val="18"/>
              </w:rPr>
              <w:t>Note:</w:t>
            </w:r>
            <w:r w:rsidRPr="007F64A9">
              <w:rPr>
                <w:sz w:val="18"/>
                <w:szCs w:val="18"/>
              </w:rPr>
              <w:t xml:space="preserve"> The European Commission has rejected the draft Subcontracting RTS on the grounds that Article 5 is overly broad. As such, the ESAs must revise this version of Article 5.]</w:t>
            </w:r>
          </w:p>
          <w:p w14:paraId="42D0C4F8" w14:textId="77777777" w:rsidR="007F64A9" w:rsidRDefault="007F64A9" w:rsidP="00660C28">
            <w:pPr>
              <w:rPr>
                <w:sz w:val="18"/>
                <w:szCs w:val="18"/>
              </w:rPr>
            </w:pPr>
          </w:p>
          <w:p w14:paraId="25D092C4" w14:textId="314518AF" w:rsidR="00660C28" w:rsidRPr="00B82CD3" w:rsidRDefault="00660C28" w:rsidP="00660C28">
            <w:pPr>
              <w:rPr>
                <w:sz w:val="18"/>
                <w:szCs w:val="18"/>
              </w:rPr>
            </w:pPr>
            <w:r w:rsidRPr="00B82CD3">
              <w:rPr>
                <w:sz w:val="18"/>
                <w:szCs w:val="18"/>
              </w:rPr>
              <w:t>Refer to Row 11 for discussion on how the Microsoft contract stack satisfies the first paragraph of Subcontracting RTS, Art. 5(2).</w:t>
            </w:r>
          </w:p>
          <w:p w14:paraId="4D9B3D6C" w14:textId="77777777" w:rsidR="00660C28" w:rsidRPr="00B82CD3" w:rsidRDefault="00660C28" w:rsidP="00660C28">
            <w:pPr>
              <w:rPr>
                <w:sz w:val="18"/>
                <w:szCs w:val="18"/>
              </w:rPr>
            </w:pPr>
          </w:p>
          <w:p w14:paraId="3C523693" w14:textId="5790385E" w:rsidR="00660C28" w:rsidRPr="00B82CD3" w:rsidRDefault="00660C28" w:rsidP="00660C28">
            <w:pPr>
              <w:rPr>
                <w:rFonts w:cs="Arial"/>
                <w:sz w:val="18"/>
                <w:szCs w:val="18"/>
              </w:rPr>
            </w:pPr>
            <w:r w:rsidRPr="00B82CD3">
              <w:rPr>
                <w:sz w:val="18"/>
                <w:szCs w:val="18"/>
              </w:rPr>
              <w:t xml:space="preserve">Microsoft commits to performing risk assessments on Important Providers, notifying customers about changes to Important Providers, and to oversee and monitor the Important Providers. (DORA Supplement, 6.5; 6.6; 6.7). Customers </w:t>
            </w:r>
            <w:proofErr w:type="gramStart"/>
            <w:r w:rsidRPr="00B82CD3">
              <w:rPr>
                <w:sz w:val="18"/>
                <w:szCs w:val="18"/>
              </w:rPr>
              <w:t>have the ability to</w:t>
            </w:r>
            <w:proofErr w:type="gramEnd"/>
            <w:r w:rsidRPr="00B82CD3">
              <w:rPr>
                <w:sz w:val="18"/>
                <w:szCs w:val="18"/>
              </w:rPr>
              <w:t xml:space="preserve"> monitor Microsoft’s compliance with these commitments as well as to monitor the Important Providers directly. (DORA Supplement, 6.2). These elements enable financial entities to review risks arising from Microsoft’s subcontracting arrangements.</w:t>
            </w:r>
          </w:p>
        </w:tc>
      </w:tr>
      <w:tr w:rsidR="00660C28" w14:paraId="7CD7694D" w14:textId="77777777" w:rsidTr="007F64A9">
        <w:trPr>
          <w:trHeight w:val="300"/>
        </w:trPr>
        <w:tc>
          <w:tcPr>
            <w:tcW w:w="535" w:type="dxa"/>
            <w:shd w:val="clear" w:color="auto" w:fill="E8E8E8" w:themeFill="background2"/>
          </w:tcPr>
          <w:p w14:paraId="35C405E0" w14:textId="77777777" w:rsidR="00660C28" w:rsidRPr="00DB3C0F" w:rsidRDefault="00660C28" w:rsidP="0063537B">
            <w:pPr>
              <w:pStyle w:val="ListParagraph"/>
              <w:numPr>
                <w:ilvl w:val="0"/>
                <w:numId w:val="12"/>
              </w:numPr>
              <w:ind w:left="420"/>
              <w:rPr>
                <w:b/>
                <w:bCs/>
                <w:sz w:val="18"/>
                <w:szCs w:val="18"/>
              </w:rPr>
            </w:pPr>
          </w:p>
        </w:tc>
        <w:tc>
          <w:tcPr>
            <w:tcW w:w="1486" w:type="dxa"/>
          </w:tcPr>
          <w:p w14:paraId="3C223E50" w14:textId="734EA9D2" w:rsidR="00660C28" w:rsidRDefault="00660C28" w:rsidP="00660C28">
            <w:pPr>
              <w:rPr>
                <w:sz w:val="18"/>
                <w:szCs w:val="18"/>
              </w:rPr>
            </w:pPr>
            <w:r w:rsidRPr="00B82CD3">
              <w:rPr>
                <w:sz w:val="18"/>
                <w:szCs w:val="18"/>
              </w:rPr>
              <w:t>Subcontracting RTS Art. 5(3)</w:t>
            </w:r>
          </w:p>
        </w:tc>
        <w:tc>
          <w:tcPr>
            <w:tcW w:w="3734" w:type="dxa"/>
          </w:tcPr>
          <w:p w14:paraId="2BD5C7B0" w14:textId="77777777" w:rsidR="00660C28" w:rsidRPr="00B82CD3" w:rsidRDefault="00660C28" w:rsidP="00660C28">
            <w:pPr>
              <w:rPr>
                <w:sz w:val="18"/>
                <w:szCs w:val="18"/>
              </w:rPr>
            </w:pPr>
            <w:r w:rsidRPr="00B82CD3">
              <w:rPr>
                <w:sz w:val="18"/>
                <w:szCs w:val="18"/>
              </w:rPr>
              <w:t>The contractual arrangements shall, in compliance with Article 4 of this Regulation, include elements enabling the financial entity to assess whether and how the potentially long or complex chain of subcontractors that provide ICT services supporting critical or important functions or material parts thereof may impact their ability to fully monitor the contracted functions and the ability of the competent authority to effectively supervise the financial entity in that respect.</w:t>
            </w:r>
          </w:p>
          <w:p w14:paraId="08BD5809" w14:textId="77777777" w:rsidR="00660C28" w:rsidRPr="0051324F" w:rsidRDefault="00660C28" w:rsidP="00660C28">
            <w:pPr>
              <w:rPr>
                <w:sz w:val="18"/>
                <w:szCs w:val="18"/>
                <w:lang w:val="x-none"/>
              </w:rPr>
            </w:pPr>
          </w:p>
        </w:tc>
        <w:tc>
          <w:tcPr>
            <w:tcW w:w="1710" w:type="dxa"/>
          </w:tcPr>
          <w:p w14:paraId="62E703FF" w14:textId="435A8214" w:rsidR="00660C28" w:rsidRPr="0051324F" w:rsidRDefault="00660C28" w:rsidP="00660C28">
            <w:pPr>
              <w:rPr>
                <w:sz w:val="18"/>
                <w:szCs w:val="18"/>
              </w:rPr>
            </w:pPr>
            <w:r w:rsidRPr="00B82CD3">
              <w:rPr>
                <w:sz w:val="18"/>
                <w:szCs w:val="18"/>
              </w:rPr>
              <w:t>- DORA Supplement</w:t>
            </w:r>
          </w:p>
        </w:tc>
        <w:tc>
          <w:tcPr>
            <w:tcW w:w="7650" w:type="dxa"/>
          </w:tcPr>
          <w:p w14:paraId="5391265A" w14:textId="023D1CA0" w:rsidR="00660C28" w:rsidRDefault="00660C28" w:rsidP="00660C28">
            <w:pPr>
              <w:rPr>
                <w:b/>
                <w:bCs/>
                <w:sz w:val="18"/>
                <w:szCs w:val="18"/>
              </w:rPr>
            </w:pPr>
            <w:r w:rsidRPr="00B82CD3">
              <w:rPr>
                <w:b/>
                <w:bCs/>
                <w:i/>
                <w:iCs/>
                <w:sz w:val="18"/>
                <w:szCs w:val="18"/>
              </w:rPr>
              <w:t>See Rows 22 - 32.</w:t>
            </w:r>
          </w:p>
        </w:tc>
        <w:tc>
          <w:tcPr>
            <w:tcW w:w="7470" w:type="dxa"/>
          </w:tcPr>
          <w:p w14:paraId="7F56F994" w14:textId="4B01C8EF" w:rsidR="007F64A9" w:rsidRDefault="007F64A9" w:rsidP="00660C28">
            <w:pPr>
              <w:rPr>
                <w:sz w:val="18"/>
                <w:szCs w:val="18"/>
              </w:rPr>
            </w:pPr>
            <w:r w:rsidRPr="007F64A9">
              <w:rPr>
                <w:sz w:val="18"/>
                <w:szCs w:val="18"/>
              </w:rPr>
              <w:t>[</w:t>
            </w:r>
            <w:r w:rsidRPr="007F64A9">
              <w:rPr>
                <w:b/>
                <w:bCs/>
                <w:sz w:val="18"/>
                <w:szCs w:val="18"/>
              </w:rPr>
              <w:t>Note:</w:t>
            </w:r>
            <w:r w:rsidRPr="007F64A9">
              <w:rPr>
                <w:sz w:val="18"/>
                <w:szCs w:val="18"/>
              </w:rPr>
              <w:t xml:space="preserve"> The European Commission has rejected the draft Subcontracting RTS on the grounds that Article 5 is overly broad. As such, the ESAs must revise this version of Article 5.]</w:t>
            </w:r>
          </w:p>
          <w:p w14:paraId="4AC40143" w14:textId="77777777" w:rsidR="007F64A9" w:rsidRDefault="007F64A9" w:rsidP="00660C28">
            <w:pPr>
              <w:rPr>
                <w:sz w:val="18"/>
                <w:szCs w:val="18"/>
              </w:rPr>
            </w:pPr>
          </w:p>
          <w:p w14:paraId="027926F0" w14:textId="61A48389" w:rsidR="00660C28" w:rsidRDefault="00660C28" w:rsidP="00660C28">
            <w:pPr>
              <w:rPr>
                <w:rFonts w:cs="Arial"/>
                <w:sz w:val="18"/>
                <w:szCs w:val="18"/>
              </w:rPr>
            </w:pPr>
            <w:r w:rsidRPr="00B82CD3">
              <w:rPr>
                <w:sz w:val="18"/>
                <w:szCs w:val="18"/>
              </w:rPr>
              <w:t>Rows 22 - 32 detail Microsoft’s commitments to satisfy Article 4 of the Subcontracting RTS. The provisions addressing Article 4 supply customers with adequate information and tools to monitor the risks associated with Microsoft’s subcontracting arrangements.</w:t>
            </w:r>
          </w:p>
        </w:tc>
      </w:tr>
      <w:tr w:rsidR="000B722B" w14:paraId="6A584181" w14:textId="77777777" w:rsidTr="007F64A9">
        <w:trPr>
          <w:trHeight w:val="300"/>
        </w:trPr>
        <w:tc>
          <w:tcPr>
            <w:tcW w:w="535" w:type="dxa"/>
            <w:shd w:val="clear" w:color="auto" w:fill="E8E8E8" w:themeFill="background2"/>
          </w:tcPr>
          <w:p w14:paraId="2EF91D25" w14:textId="77777777" w:rsidR="0051324F" w:rsidRPr="00DB3C0F" w:rsidRDefault="0051324F" w:rsidP="0063537B">
            <w:pPr>
              <w:pStyle w:val="ListParagraph"/>
              <w:numPr>
                <w:ilvl w:val="0"/>
                <w:numId w:val="12"/>
              </w:numPr>
              <w:ind w:left="420"/>
              <w:rPr>
                <w:b/>
                <w:bCs/>
                <w:sz w:val="18"/>
                <w:szCs w:val="18"/>
              </w:rPr>
            </w:pPr>
          </w:p>
        </w:tc>
        <w:tc>
          <w:tcPr>
            <w:tcW w:w="1486" w:type="dxa"/>
          </w:tcPr>
          <w:p w14:paraId="25DFE72A" w14:textId="77777777" w:rsidR="0051324F" w:rsidRPr="00075C6F" w:rsidRDefault="00660C28" w:rsidP="009E47D4">
            <w:pPr>
              <w:rPr>
                <w:sz w:val="18"/>
                <w:szCs w:val="18"/>
              </w:rPr>
            </w:pPr>
            <w:r>
              <w:rPr>
                <w:sz w:val="18"/>
                <w:szCs w:val="18"/>
              </w:rPr>
              <w:t>RTS 53 Art. 5(4)</w:t>
            </w:r>
          </w:p>
        </w:tc>
        <w:tc>
          <w:tcPr>
            <w:tcW w:w="3734" w:type="dxa"/>
          </w:tcPr>
          <w:p w14:paraId="19B3FE1E" w14:textId="77777777" w:rsidR="0051324F" w:rsidRPr="003610B1" w:rsidRDefault="00660C28" w:rsidP="009E47D4">
            <w:pPr>
              <w:rPr>
                <w:sz w:val="18"/>
                <w:szCs w:val="18"/>
              </w:rPr>
            </w:pPr>
            <w:r w:rsidRPr="0051324F">
              <w:rPr>
                <w:sz w:val="18"/>
                <w:szCs w:val="18"/>
                <w:lang w:val="x-none"/>
              </w:rPr>
              <w:t>The contractual arrangements shall include elements allowing the financial entity to obtain information from the ICT third-party service provider on contractual documentation between the ICT third-party service providers and its subcontractors providing ICT services supporting critical or important functions, and on relevant performance indicators, considering the provisions of Article 30 paragraphs 3 letter (e)</w:t>
            </w:r>
            <w:r w:rsidRPr="0051324F">
              <w:rPr>
                <w:rFonts w:ascii="Arial" w:hAnsi="Arial" w:cs="Arial"/>
                <w:sz w:val="18"/>
                <w:szCs w:val="18"/>
                <w:lang w:val="x-none"/>
              </w:rPr>
              <w:t> </w:t>
            </w:r>
            <w:r w:rsidRPr="0051324F">
              <w:rPr>
                <w:sz w:val="18"/>
                <w:szCs w:val="18"/>
                <w:lang w:val="x-none"/>
              </w:rPr>
              <w:t xml:space="preserve"> of Regulation (EU) 2022/2554, and of Article 8 paragraph 2 of 2 of the Commission Delegated Regulation (EU) 2024/1773.</w:t>
            </w:r>
          </w:p>
        </w:tc>
        <w:tc>
          <w:tcPr>
            <w:tcW w:w="1710" w:type="dxa"/>
          </w:tcPr>
          <w:p w14:paraId="29287FCB" w14:textId="77777777" w:rsidR="0051324F" w:rsidRDefault="00660C28" w:rsidP="0051324F">
            <w:pPr>
              <w:rPr>
                <w:sz w:val="18"/>
                <w:szCs w:val="18"/>
              </w:rPr>
            </w:pPr>
            <w:r w:rsidRPr="0051324F">
              <w:rPr>
                <w:sz w:val="18"/>
                <w:szCs w:val="18"/>
              </w:rPr>
              <w:t>-</w:t>
            </w:r>
            <w:r>
              <w:rPr>
                <w:sz w:val="18"/>
                <w:szCs w:val="18"/>
              </w:rPr>
              <w:t xml:space="preserve"> </w:t>
            </w:r>
            <w:r w:rsidRPr="0051324F">
              <w:rPr>
                <w:sz w:val="18"/>
                <w:szCs w:val="18"/>
              </w:rPr>
              <w:t>M</w:t>
            </w:r>
            <w:r>
              <w:rPr>
                <w:sz w:val="18"/>
                <w:szCs w:val="18"/>
              </w:rPr>
              <w:t>850</w:t>
            </w:r>
          </w:p>
          <w:p w14:paraId="11BB5FBF" w14:textId="77777777" w:rsidR="0051324F" w:rsidRPr="0051324F" w:rsidRDefault="00660C28" w:rsidP="0051324F">
            <w:pPr>
              <w:rPr>
                <w:sz w:val="18"/>
                <w:szCs w:val="18"/>
              </w:rPr>
            </w:pPr>
            <w:r>
              <w:rPr>
                <w:sz w:val="18"/>
                <w:szCs w:val="18"/>
              </w:rPr>
              <w:t>- DORA Supplement</w:t>
            </w:r>
          </w:p>
        </w:tc>
        <w:tc>
          <w:tcPr>
            <w:tcW w:w="7650" w:type="dxa"/>
          </w:tcPr>
          <w:p w14:paraId="5C54E36C" w14:textId="77777777" w:rsidR="0051324F" w:rsidRDefault="00660C28" w:rsidP="009E47D4">
            <w:pPr>
              <w:rPr>
                <w:b/>
                <w:bCs/>
                <w:sz w:val="18"/>
                <w:szCs w:val="18"/>
              </w:rPr>
            </w:pPr>
            <w:r>
              <w:rPr>
                <w:b/>
                <w:bCs/>
                <w:sz w:val="18"/>
                <w:szCs w:val="18"/>
              </w:rPr>
              <w:t>M850:</w:t>
            </w:r>
          </w:p>
          <w:p w14:paraId="3FA5998D" w14:textId="77777777" w:rsidR="0051324F" w:rsidRPr="00563160" w:rsidRDefault="00660C28" w:rsidP="0051324F">
            <w:pPr>
              <w:ind w:left="168"/>
              <w:rPr>
                <w:sz w:val="18"/>
                <w:szCs w:val="18"/>
                <w:u w:val="single"/>
              </w:rPr>
            </w:pPr>
            <w:r w:rsidRPr="00563160">
              <w:rPr>
                <w:sz w:val="18"/>
                <w:szCs w:val="18"/>
                <w:u w:val="single"/>
              </w:rPr>
              <w:t>Section 4</w:t>
            </w:r>
            <w:r>
              <w:rPr>
                <w:sz w:val="18"/>
                <w:szCs w:val="18"/>
                <w:u w:val="single"/>
              </w:rPr>
              <w:t>(a)</w:t>
            </w:r>
            <w:r w:rsidRPr="00563160">
              <w:rPr>
                <w:sz w:val="18"/>
                <w:szCs w:val="18"/>
                <w:u w:val="single"/>
              </w:rPr>
              <w:t xml:space="preserve"> </w:t>
            </w:r>
          </w:p>
          <w:p w14:paraId="4F007E9A" w14:textId="77777777" w:rsidR="0051324F" w:rsidRDefault="00660C28" w:rsidP="0051324F">
            <w:pPr>
              <w:ind w:left="160"/>
              <w:contextualSpacing/>
              <w:jc w:val="both"/>
              <w:rPr>
                <w:sz w:val="18"/>
                <w:szCs w:val="18"/>
              </w:rPr>
            </w:pPr>
            <w:r w:rsidRPr="0051324F">
              <w:rPr>
                <w:rFonts w:cs="Arial"/>
                <w:b/>
                <w:bCs/>
                <w:color w:val="000000" w:themeColor="text1"/>
                <w:sz w:val="18"/>
                <w:szCs w:val="14"/>
              </w:rPr>
              <w:t>General</w:t>
            </w:r>
            <w:r w:rsidRPr="005D37B9">
              <w:rPr>
                <w:b/>
                <w:bCs/>
                <w:sz w:val="18"/>
                <w:szCs w:val="18"/>
              </w:rPr>
              <w:t xml:space="preserve"> Audit Rights</w:t>
            </w:r>
            <w:r w:rsidRPr="005D37B9">
              <w:rPr>
                <w:sz w:val="18"/>
                <w:szCs w:val="18"/>
              </w:rPr>
              <w:t>. As set forth in this Amendment, Microsoft will provide Customer</w:t>
            </w:r>
            <w:r>
              <w:rPr>
                <w:sz w:val="18"/>
                <w:szCs w:val="18"/>
              </w:rPr>
              <w:t>, when serving as FS Agent,</w:t>
            </w:r>
            <w:r w:rsidRPr="005D37B9">
              <w:rPr>
                <w:sz w:val="18"/>
                <w:szCs w:val="18"/>
              </w:rPr>
              <w:t xml:space="preserve"> unrestricted rights of inspection and auditing related to the outsourcing arrangement(s) as specified in Section 4(b) to enable Customer</w:t>
            </w:r>
            <w:r>
              <w:rPr>
                <w:sz w:val="18"/>
                <w:szCs w:val="18"/>
              </w:rPr>
              <w:t>,</w:t>
            </w:r>
            <w:r>
              <w:t xml:space="preserve"> </w:t>
            </w:r>
            <w:r w:rsidRPr="002A2743">
              <w:rPr>
                <w:sz w:val="18"/>
                <w:szCs w:val="18"/>
              </w:rPr>
              <w:t xml:space="preserve">as FS Agent on behalf of its FS Entities, </w:t>
            </w:r>
            <w:r w:rsidRPr="005D37B9">
              <w:rPr>
                <w:sz w:val="18"/>
                <w:szCs w:val="18"/>
              </w:rPr>
              <w:t xml:space="preserve"> to monitor the outsourcing arrangement and to support </w:t>
            </w:r>
            <w:r>
              <w:rPr>
                <w:sz w:val="18"/>
                <w:szCs w:val="18"/>
              </w:rPr>
              <w:t>compliance</w:t>
            </w:r>
            <w:r w:rsidRPr="005D37B9">
              <w:rPr>
                <w:sz w:val="18"/>
                <w:szCs w:val="18"/>
              </w:rPr>
              <w:t xml:space="preserve"> with</w:t>
            </w:r>
            <w:r>
              <w:rPr>
                <w:sz w:val="18"/>
                <w:szCs w:val="18"/>
              </w:rPr>
              <w:t xml:space="preserve"> all</w:t>
            </w:r>
            <w:r w:rsidRPr="005D37B9">
              <w:rPr>
                <w:sz w:val="18"/>
                <w:szCs w:val="18"/>
              </w:rPr>
              <w:t xml:space="preserve"> applicable regulatory and contractual requirements (the “</w:t>
            </w:r>
            <w:r>
              <w:rPr>
                <w:sz w:val="18"/>
                <w:szCs w:val="18"/>
              </w:rPr>
              <w:t>FS Agent</w:t>
            </w:r>
            <w:r w:rsidRPr="005D37B9">
              <w:rPr>
                <w:sz w:val="18"/>
                <w:szCs w:val="18"/>
              </w:rPr>
              <w:t xml:space="preserve"> Audit”). This includes providing full access to all relevant business premises (e.g., head offices and operation centers), including the full range of relevant devices, systems, networks, information, and data used for providing the outsourced function, including related financial information, personnel, and Microsoft’s external auditors.  The exercise of such rights shall be subject to the principle of proportionality, relating to the criticality of such Online Services in performing material functions of the </w:t>
            </w:r>
            <w:r>
              <w:rPr>
                <w:sz w:val="18"/>
                <w:szCs w:val="18"/>
              </w:rPr>
              <w:t>FS Entity</w:t>
            </w:r>
            <w:r w:rsidRPr="005D37B9">
              <w:rPr>
                <w:sz w:val="18"/>
                <w:szCs w:val="18"/>
              </w:rPr>
              <w:t>. Further, access to premises is subject to ensuring the health and safety of all persons involved in an inspection and audit, and the security of all data, devices, and facilities associated with an inspection and audit.  To the extent such information may be accessed virtually, the parties will work to accommodate such requests through online virtual communications and sharing of documentation through secured protocols</w:t>
            </w:r>
            <w:r>
              <w:rPr>
                <w:sz w:val="18"/>
                <w:szCs w:val="18"/>
              </w:rPr>
              <w:t>.</w:t>
            </w:r>
          </w:p>
          <w:p w14:paraId="6105C59E" w14:textId="77777777" w:rsidR="0051324F" w:rsidRDefault="0051324F" w:rsidP="0051324F">
            <w:pPr>
              <w:ind w:left="160"/>
              <w:contextualSpacing/>
              <w:jc w:val="both"/>
              <w:rPr>
                <w:sz w:val="18"/>
                <w:szCs w:val="18"/>
              </w:rPr>
            </w:pPr>
          </w:p>
          <w:p w14:paraId="357B18EA" w14:textId="77777777" w:rsidR="0051324F" w:rsidRDefault="00660C28" w:rsidP="0051324F">
            <w:pPr>
              <w:keepNext/>
              <w:tabs>
                <w:tab w:val="left" w:pos="158"/>
              </w:tabs>
              <w:outlineLvl w:val="2"/>
              <w:rPr>
                <w:rFonts w:eastAsia="Calibri" w:cs="Arial"/>
                <w:b/>
                <w:sz w:val="18"/>
                <w:szCs w:val="22"/>
                <w:lang w:eastAsia="en-US"/>
              </w:rPr>
            </w:pPr>
            <w:r>
              <w:rPr>
                <w:rFonts w:eastAsia="Calibri" w:cs="Arial"/>
                <w:b/>
                <w:sz w:val="18"/>
                <w:szCs w:val="22"/>
                <w:lang w:eastAsia="en-US"/>
              </w:rPr>
              <w:t>DORA Supplement:</w:t>
            </w:r>
          </w:p>
          <w:p w14:paraId="4E778CAB" w14:textId="77777777" w:rsidR="0051324F" w:rsidRDefault="00660C28" w:rsidP="0051324F">
            <w:pPr>
              <w:ind w:left="168"/>
              <w:rPr>
                <w:sz w:val="18"/>
                <w:szCs w:val="18"/>
                <w:u w:val="single"/>
              </w:rPr>
            </w:pPr>
            <w:r w:rsidRPr="007C7EEB">
              <w:rPr>
                <w:sz w:val="18"/>
                <w:szCs w:val="18"/>
                <w:u w:val="single"/>
              </w:rPr>
              <w:t>Section 6.2</w:t>
            </w:r>
          </w:p>
          <w:p w14:paraId="5B5C56C8" w14:textId="77777777" w:rsidR="0051324F" w:rsidRDefault="00660C28" w:rsidP="00BC289F">
            <w:pPr>
              <w:ind w:left="160"/>
              <w:contextualSpacing/>
              <w:jc w:val="both"/>
              <w:rPr>
                <w:rFonts w:eastAsia="Calibri" w:cs="Arial"/>
                <w:bCs/>
                <w:sz w:val="18"/>
                <w:szCs w:val="22"/>
                <w:lang w:eastAsia="en-US"/>
              </w:rPr>
            </w:pPr>
            <w:r w:rsidRPr="0051324F">
              <w:rPr>
                <w:rFonts w:cs="Arial"/>
                <w:b/>
                <w:bCs/>
                <w:color w:val="000000" w:themeColor="text1"/>
                <w:sz w:val="18"/>
                <w:szCs w:val="14"/>
              </w:rPr>
              <w:t>Audit</w:t>
            </w:r>
            <w:r w:rsidRPr="007C7EEB">
              <w:rPr>
                <w:rFonts w:eastAsia="Calibri" w:cs="Arial"/>
                <w:b/>
                <w:bCs/>
                <w:sz w:val="18"/>
                <w:szCs w:val="22"/>
                <w:lang w:eastAsia="en-US"/>
              </w:rPr>
              <w:t xml:space="preserve"> of Important Providers. </w:t>
            </w:r>
            <w:r w:rsidRPr="007C7EEB">
              <w:rPr>
                <w:rFonts w:eastAsia="Calibri" w:cs="Arial"/>
                <w:bCs/>
                <w:sz w:val="18"/>
                <w:szCs w:val="22"/>
                <w:lang w:eastAsia="en-US"/>
              </w:rPr>
              <w:t>Customer</w:t>
            </w:r>
            <w:r>
              <w:rPr>
                <w:rFonts w:eastAsia="Calibri" w:cs="Arial"/>
                <w:bCs/>
                <w:sz w:val="18"/>
                <w:szCs w:val="22"/>
                <w:lang w:eastAsia="en-US"/>
              </w:rPr>
              <w:t xml:space="preserve"> (acting as an FS Agent), FS Entities,</w:t>
            </w:r>
            <w:r w:rsidRPr="007C7EEB">
              <w:rPr>
                <w:rFonts w:eastAsia="Calibri" w:cs="Arial"/>
                <w:bCs/>
                <w:sz w:val="18"/>
                <w:szCs w:val="22"/>
                <w:lang w:eastAsia="en-US"/>
              </w:rPr>
              <w:t xml:space="preserve"> or Regulators will have an unrestricted right to examine or audit Important Providers, in accordance with the scope, policies, and procedures provided in Customer’s FSA.</w:t>
            </w:r>
          </w:p>
          <w:p w14:paraId="007A2E9F" w14:textId="77777777" w:rsidR="00BC289F" w:rsidRPr="0051324F" w:rsidRDefault="00BC289F" w:rsidP="00BC289F">
            <w:pPr>
              <w:ind w:left="160"/>
              <w:contextualSpacing/>
              <w:jc w:val="both"/>
              <w:rPr>
                <w:sz w:val="18"/>
                <w:szCs w:val="18"/>
              </w:rPr>
            </w:pPr>
          </w:p>
        </w:tc>
        <w:tc>
          <w:tcPr>
            <w:tcW w:w="7470" w:type="dxa"/>
          </w:tcPr>
          <w:p w14:paraId="26D68B24" w14:textId="77777777" w:rsidR="007F64A9" w:rsidRDefault="007F64A9" w:rsidP="009E47D4">
            <w:pPr>
              <w:rPr>
                <w:rFonts w:cs="Arial"/>
                <w:sz w:val="18"/>
                <w:szCs w:val="18"/>
              </w:rPr>
            </w:pPr>
            <w:r w:rsidRPr="007F64A9">
              <w:rPr>
                <w:rFonts w:cs="Arial"/>
                <w:sz w:val="18"/>
                <w:szCs w:val="18"/>
              </w:rPr>
              <w:t>[</w:t>
            </w:r>
            <w:r w:rsidRPr="007F64A9">
              <w:rPr>
                <w:rFonts w:cs="Arial"/>
                <w:b/>
                <w:bCs/>
                <w:sz w:val="18"/>
                <w:szCs w:val="18"/>
              </w:rPr>
              <w:t>Note:</w:t>
            </w:r>
            <w:r w:rsidRPr="007F64A9">
              <w:rPr>
                <w:rFonts w:cs="Arial"/>
                <w:sz w:val="18"/>
                <w:szCs w:val="18"/>
              </w:rPr>
              <w:t xml:space="preserve"> The European Commission has rejected the draft Subcontracting RTS on the grounds that Article 5 is overly broad. As such, the ESAs must revise this version of Article 5.]</w:t>
            </w:r>
          </w:p>
          <w:p w14:paraId="39DDE2AC" w14:textId="77777777" w:rsidR="007F64A9" w:rsidRDefault="007F64A9" w:rsidP="009E47D4">
            <w:pPr>
              <w:rPr>
                <w:rFonts w:cs="Arial"/>
                <w:sz w:val="18"/>
                <w:szCs w:val="18"/>
              </w:rPr>
            </w:pPr>
          </w:p>
          <w:p w14:paraId="6A5B35D1" w14:textId="0FA4A1BF" w:rsidR="0051324F" w:rsidRDefault="00660C28" w:rsidP="009E47D4">
            <w:pPr>
              <w:rPr>
                <w:rFonts w:cs="Arial"/>
                <w:sz w:val="18"/>
                <w:szCs w:val="18"/>
              </w:rPr>
            </w:pPr>
            <w:r>
              <w:rPr>
                <w:rFonts w:cs="Arial"/>
                <w:sz w:val="18"/>
                <w:szCs w:val="18"/>
              </w:rPr>
              <w:t>Customers should note that Article 5(4) of the RTS does not require any specific contractual language. The M850 and DORA Supplement satisfy the RTS’s requirement through elements that allow customers to obtain information on Microsoft’s subcontractor arrangements.</w:t>
            </w:r>
          </w:p>
          <w:p w14:paraId="482C8BA3" w14:textId="77777777" w:rsidR="0051324F" w:rsidRDefault="0051324F" w:rsidP="009E47D4">
            <w:pPr>
              <w:rPr>
                <w:rFonts w:cs="Arial"/>
                <w:sz w:val="18"/>
                <w:szCs w:val="18"/>
              </w:rPr>
            </w:pPr>
          </w:p>
          <w:p w14:paraId="6FF5C30E" w14:textId="77777777" w:rsidR="0051324F" w:rsidRDefault="00660C28" w:rsidP="0051324F">
            <w:pPr>
              <w:rPr>
                <w:rFonts w:cs="Arial"/>
                <w:sz w:val="18"/>
                <w:szCs w:val="18"/>
              </w:rPr>
            </w:pPr>
            <w:r w:rsidRPr="0051324F">
              <w:rPr>
                <w:rFonts w:cs="Arial"/>
                <w:sz w:val="18"/>
                <w:szCs w:val="18"/>
              </w:rPr>
              <w:t>M</w:t>
            </w:r>
            <w:r>
              <w:rPr>
                <w:rFonts w:cs="Arial"/>
                <w:sz w:val="18"/>
                <w:szCs w:val="18"/>
              </w:rPr>
              <w:t>850</w:t>
            </w:r>
            <w:r w:rsidRPr="0051324F">
              <w:rPr>
                <w:rFonts w:cs="Arial"/>
                <w:sz w:val="18"/>
                <w:szCs w:val="18"/>
              </w:rPr>
              <w:t xml:space="preserve"> Section 4(a) provides that this right “includes providing full access to all relevant business premises (</w:t>
            </w:r>
            <w:r w:rsidRPr="0051324F">
              <w:rPr>
                <w:rFonts w:cs="Arial"/>
                <w:i/>
                <w:iCs/>
                <w:sz w:val="18"/>
                <w:szCs w:val="18"/>
              </w:rPr>
              <w:t>e.g.</w:t>
            </w:r>
            <w:r w:rsidRPr="0051324F">
              <w:rPr>
                <w:rFonts w:cs="Arial"/>
                <w:sz w:val="18"/>
                <w:szCs w:val="18"/>
              </w:rPr>
              <w:t>, head offices and operation centers), including the full range of relevant devices, systems, networks, information, and data used for providing the outsourced function . . .” which encompasses the right to review agreements between Microsoft and subcontractors.</w:t>
            </w:r>
          </w:p>
          <w:p w14:paraId="4248DDEE" w14:textId="77777777" w:rsidR="0051324F" w:rsidRPr="0051324F" w:rsidRDefault="0051324F" w:rsidP="0051324F">
            <w:pPr>
              <w:rPr>
                <w:rFonts w:cs="Arial"/>
                <w:sz w:val="18"/>
                <w:szCs w:val="18"/>
              </w:rPr>
            </w:pPr>
          </w:p>
          <w:p w14:paraId="0076D865" w14:textId="77777777" w:rsidR="0051324F" w:rsidRDefault="00660C28" w:rsidP="0051324F">
            <w:pPr>
              <w:rPr>
                <w:rFonts w:cs="Arial"/>
                <w:sz w:val="18"/>
                <w:szCs w:val="18"/>
              </w:rPr>
            </w:pPr>
            <w:r w:rsidRPr="0051324F">
              <w:rPr>
                <w:rFonts w:cs="Arial"/>
                <w:sz w:val="18"/>
                <w:szCs w:val="18"/>
              </w:rPr>
              <w:t>The DORA Supplement contains the additional right to audit Microsoft’s Important Providers, providing a further avenue for customers to review subcontractor agreements. (DORA Supplement 6.2)</w:t>
            </w:r>
          </w:p>
        </w:tc>
      </w:tr>
      <w:tr w:rsidR="00BA4088" w14:paraId="37C5C131" w14:textId="77777777" w:rsidTr="007F64A9">
        <w:trPr>
          <w:trHeight w:val="300"/>
        </w:trPr>
        <w:tc>
          <w:tcPr>
            <w:tcW w:w="535" w:type="dxa"/>
            <w:shd w:val="clear" w:color="auto" w:fill="E8E8E8" w:themeFill="background2"/>
          </w:tcPr>
          <w:p w14:paraId="721C550E" w14:textId="77777777" w:rsidR="00BA4088" w:rsidRPr="00DB3C0F" w:rsidRDefault="00BA4088" w:rsidP="0063537B">
            <w:pPr>
              <w:pStyle w:val="ListParagraph"/>
              <w:numPr>
                <w:ilvl w:val="0"/>
                <w:numId w:val="12"/>
              </w:numPr>
              <w:ind w:left="420"/>
              <w:rPr>
                <w:b/>
                <w:bCs/>
                <w:sz w:val="18"/>
                <w:szCs w:val="18"/>
              </w:rPr>
            </w:pPr>
          </w:p>
        </w:tc>
        <w:tc>
          <w:tcPr>
            <w:tcW w:w="1486" w:type="dxa"/>
          </w:tcPr>
          <w:p w14:paraId="43F7EF20" w14:textId="24F71004" w:rsidR="00BA4088" w:rsidRPr="00B82CD3" w:rsidRDefault="00BA4088" w:rsidP="00BA4088">
            <w:pPr>
              <w:rPr>
                <w:sz w:val="18"/>
                <w:szCs w:val="18"/>
              </w:rPr>
            </w:pPr>
            <w:r>
              <w:rPr>
                <w:sz w:val="18"/>
                <w:szCs w:val="18"/>
              </w:rPr>
              <w:t>Subcontracting RTS Art. 6(1)</w:t>
            </w:r>
          </w:p>
        </w:tc>
        <w:tc>
          <w:tcPr>
            <w:tcW w:w="3734" w:type="dxa"/>
          </w:tcPr>
          <w:p w14:paraId="199D6DFA" w14:textId="352E276B" w:rsidR="00BA4088" w:rsidRPr="00B82CD3" w:rsidRDefault="00BA4088" w:rsidP="00BA4088">
            <w:pPr>
              <w:rPr>
                <w:sz w:val="18"/>
                <w:szCs w:val="18"/>
                <w:lang w:val="x-none"/>
              </w:rPr>
            </w:pPr>
            <w:r w:rsidRPr="0080034D">
              <w:rPr>
                <w:sz w:val="18"/>
                <w:szCs w:val="18"/>
                <w:lang w:val="x-none"/>
              </w:rPr>
              <w:t>In case of any material changes to the</w:t>
            </w:r>
            <w:r>
              <w:rPr>
                <w:sz w:val="18"/>
                <w:szCs w:val="18"/>
                <w:lang w:val="x-none"/>
              </w:rPr>
              <w:t xml:space="preserve"> </w:t>
            </w:r>
            <w:r w:rsidRPr="0080034D">
              <w:rPr>
                <w:sz w:val="18"/>
                <w:szCs w:val="18"/>
                <w:lang w:val="x-none"/>
              </w:rPr>
              <w:t>subcontracting arrangements regarding ICT</w:t>
            </w:r>
            <w:r>
              <w:rPr>
                <w:sz w:val="18"/>
                <w:szCs w:val="18"/>
                <w:lang w:val="x-none"/>
              </w:rPr>
              <w:t xml:space="preserve"> </w:t>
            </w:r>
            <w:r w:rsidRPr="0080034D">
              <w:rPr>
                <w:sz w:val="18"/>
                <w:szCs w:val="18"/>
                <w:lang w:val="x-none"/>
              </w:rPr>
              <w:t>services supporting critical or important</w:t>
            </w:r>
            <w:r>
              <w:rPr>
                <w:sz w:val="18"/>
                <w:szCs w:val="18"/>
                <w:lang w:val="x-none"/>
              </w:rPr>
              <w:t xml:space="preserve"> </w:t>
            </w:r>
            <w:r w:rsidRPr="0080034D">
              <w:rPr>
                <w:sz w:val="18"/>
                <w:szCs w:val="18"/>
                <w:lang w:val="x-none"/>
              </w:rPr>
              <w:t>functions or material parts thereof, the</w:t>
            </w:r>
            <w:r>
              <w:rPr>
                <w:sz w:val="18"/>
                <w:szCs w:val="18"/>
                <w:lang w:val="x-none"/>
              </w:rPr>
              <w:t xml:space="preserve"> </w:t>
            </w:r>
            <w:r w:rsidRPr="0080034D">
              <w:rPr>
                <w:sz w:val="18"/>
                <w:szCs w:val="18"/>
                <w:lang w:val="x-none"/>
              </w:rPr>
              <w:t xml:space="preserve">financial entity shall </w:t>
            </w:r>
            <w:r>
              <w:rPr>
                <w:sz w:val="18"/>
                <w:szCs w:val="18"/>
                <w:lang w:val="x-none"/>
              </w:rPr>
              <w:t xml:space="preserve"> </w:t>
            </w:r>
            <w:r w:rsidRPr="0080034D">
              <w:rPr>
                <w:sz w:val="18"/>
                <w:szCs w:val="18"/>
                <w:lang w:val="x-none"/>
              </w:rPr>
              <w:t>ensure, through the ICT</w:t>
            </w:r>
            <w:r>
              <w:rPr>
                <w:sz w:val="18"/>
                <w:szCs w:val="18"/>
                <w:lang w:val="x-none"/>
              </w:rPr>
              <w:t xml:space="preserve"> </w:t>
            </w:r>
            <w:r w:rsidRPr="0080034D">
              <w:rPr>
                <w:sz w:val="18"/>
                <w:szCs w:val="18"/>
                <w:lang w:val="x-none"/>
              </w:rPr>
              <w:t>contractual arrangement with its ICT third</w:t>
            </w:r>
            <w:r>
              <w:rPr>
                <w:sz w:val="18"/>
                <w:szCs w:val="18"/>
                <w:lang w:val="x-none"/>
              </w:rPr>
              <w:t>-</w:t>
            </w:r>
            <w:r w:rsidRPr="0080034D">
              <w:rPr>
                <w:sz w:val="18"/>
                <w:szCs w:val="18"/>
                <w:lang w:val="x-none"/>
              </w:rPr>
              <w:t>party service provider,</w:t>
            </w:r>
            <w:r>
              <w:rPr>
                <w:sz w:val="18"/>
                <w:szCs w:val="18"/>
                <w:lang w:val="x-none"/>
              </w:rPr>
              <w:t xml:space="preserve"> </w:t>
            </w:r>
            <w:r w:rsidRPr="0080034D">
              <w:rPr>
                <w:sz w:val="18"/>
                <w:szCs w:val="18"/>
                <w:lang w:val="x-none"/>
              </w:rPr>
              <w:t>that it is informed with</w:t>
            </w:r>
            <w:r>
              <w:rPr>
                <w:sz w:val="18"/>
                <w:szCs w:val="18"/>
                <w:lang w:val="x-none"/>
              </w:rPr>
              <w:t xml:space="preserve"> </w:t>
            </w:r>
            <w:r w:rsidRPr="0080034D">
              <w:rPr>
                <w:sz w:val="18"/>
                <w:szCs w:val="18"/>
                <w:lang w:val="x-none"/>
              </w:rPr>
              <w:t>a notice period sufficient to assess the</w:t>
            </w:r>
            <w:r>
              <w:rPr>
                <w:sz w:val="18"/>
                <w:szCs w:val="18"/>
                <w:lang w:val="x-none"/>
              </w:rPr>
              <w:t xml:space="preserve"> </w:t>
            </w:r>
            <w:r w:rsidRPr="0080034D">
              <w:rPr>
                <w:sz w:val="18"/>
                <w:szCs w:val="18"/>
                <w:lang w:val="x-none"/>
              </w:rPr>
              <w:t>impact on the risks it is or might be exposed</w:t>
            </w:r>
            <w:r>
              <w:rPr>
                <w:sz w:val="18"/>
                <w:szCs w:val="18"/>
                <w:lang w:val="x-none"/>
              </w:rPr>
              <w:t xml:space="preserve"> </w:t>
            </w:r>
            <w:r w:rsidRPr="0080034D">
              <w:rPr>
                <w:sz w:val="18"/>
                <w:szCs w:val="18"/>
                <w:lang w:val="x-none"/>
              </w:rPr>
              <w:t>to, as well as whether such changes might</w:t>
            </w:r>
            <w:r>
              <w:rPr>
                <w:sz w:val="18"/>
                <w:szCs w:val="18"/>
                <w:lang w:val="x-none"/>
              </w:rPr>
              <w:t xml:space="preserve"> </w:t>
            </w:r>
            <w:r w:rsidRPr="0080034D">
              <w:rPr>
                <w:sz w:val="18"/>
                <w:szCs w:val="18"/>
                <w:lang w:val="x-none"/>
              </w:rPr>
              <w:t>affect the ability of the ICT third-party service</w:t>
            </w:r>
            <w:r>
              <w:rPr>
                <w:sz w:val="18"/>
                <w:szCs w:val="18"/>
                <w:lang w:val="x-none"/>
              </w:rPr>
              <w:t xml:space="preserve"> </w:t>
            </w:r>
            <w:r w:rsidRPr="0080034D">
              <w:rPr>
                <w:sz w:val="18"/>
                <w:szCs w:val="18"/>
                <w:lang w:val="x-none"/>
              </w:rPr>
              <w:t>provider to meet its obligations under the</w:t>
            </w:r>
            <w:r>
              <w:rPr>
                <w:sz w:val="18"/>
                <w:szCs w:val="18"/>
                <w:lang w:val="x-none"/>
              </w:rPr>
              <w:t xml:space="preserve"> </w:t>
            </w:r>
            <w:r w:rsidRPr="0080034D">
              <w:rPr>
                <w:sz w:val="18"/>
                <w:szCs w:val="18"/>
                <w:lang w:val="x-none"/>
              </w:rPr>
              <w:t>contractual agreement as referred to under</w:t>
            </w:r>
            <w:r>
              <w:rPr>
                <w:sz w:val="18"/>
                <w:szCs w:val="18"/>
                <w:lang w:val="x-none"/>
              </w:rPr>
              <w:t xml:space="preserve"> </w:t>
            </w:r>
            <w:r w:rsidRPr="0080034D">
              <w:rPr>
                <w:sz w:val="18"/>
                <w:szCs w:val="18"/>
                <w:lang w:val="x-none"/>
              </w:rPr>
              <w:t>Article 4, and with regard to changes</w:t>
            </w:r>
            <w:r>
              <w:rPr>
                <w:sz w:val="18"/>
                <w:szCs w:val="18"/>
                <w:lang w:val="x-none"/>
              </w:rPr>
              <w:t xml:space="preserve"> </w:t>
            </w:r>
            <w:r w:rsidRPr="0080034D">
              <w:rPr>
                <w:sz w:val="18"/>
                <w:szCs w:val="18"/>
                <w:lang w:val="x-none"/>
              </w:rPr>
              <w:t>considering the elements of increased or reduced complexity listed in Article 1.</w:t>
            </w:r>
          </w:p>
        </w:tc>
        <w:tc>
          <w:tcPr>
            <w:tcW w:w="1710" w:type="dxa"/>
          </w:tcPr>
          <w:p w14:paraId="46AB1607" w14:textId="77777777" w:rsidR="00BA4088" w:rsidRDefault="00BA4088" w:rsidP="00BA4088">
            <w:pPr>
              <w:rPr>
                <w:sz w:val="18"/>
                <w:szCs w:val="18"/>
              </w:rPr>
            </w:pPr>
            <w:r w:rsidRPr="00E35E0E">
              <w:rPr>
                <w:sz w:val="18"/>
                <w:szCs w:val="18"/>
              </w:rPr>
              <w:t>-</w:t>
            </w:r>
            <w:r>
              <w:rPr>
                <w:sz w:val="18"/>
                <w:szCs w:val="18"/>
              </w:rPr>
              <w:t xml:space="preserve"> DORA Supplement</w:t>
            </w:r>
          </w:p>
          <w:p w14:paraId="4790D102" w14:textId="2C78E26F" w:rsidR="00BA4088" w:rsidRPr="00B82CD3" w:rsidRDefault="00BA4088" w:rsidP="00BA4088">
            <w:pPr>
              <w:rPr>
                <w:sz w:val="18"/>
                <w:szCs w:val="18"/>
              </w:rPr>
            </w:pPr>
            <w:r>
              <w:rPr>
                <w:sz w:val="18"/>
                <w:szCs w:val="18"/>
              </w:rPr>
              <w:t>- DPA</w:t>
            </w:r>
          </w:p>
        </w:tc>
        <w:tc>
          <w:tcPr>
            <w:tcW w:w="7650" w:type="dxa"/>
          </w:tcPr>
          <w:p w14:paraId="349398A3" w14:textId="77777777" w:rsidR="00BA4088" w:rsidRPr="005D0EE2" w:rsidRDefault="00BA4088" w:rsidP="00BA4088">
            <w:pPr>
              <w:rPr>
                <w:b/>
                <w:bCs/>
                <w:sz w:val="18"/>
                <w:szCs w:val="18"/>
              </w:rPr>
            </w:pPr>
            <w:r>
              <w:rPr>
                <w:b/>
                <w:bCs/>
                <w:sz w:val="18"/>
                <w:szCs w:val="18"/>
              </w:rPr>
              <w:t xml:space="preserve">DORA Supplement: </w:t>
            </w:r>
          </w:p>
          <w:p w14:paraId="1D5376AA" w14:textId="77777777" w:rsidR="00BA4088" w:rsidRDefault="00BA4088" w:rsidP="00BA4088">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25FC1C3F" w14:textId="77777777" w:rsidR="00BA4088" w:rsidRDefault="00BA4088" w:rsidP="00BA4088">
            <w:pPr>
              <w:pStyle w:val="ListParagraph"/>
              <w:ind w:left="256"/>
              <w:rPr>
                <w:rFonts w:eastAsia="Times New Roman" w:cs="Arial"/>
                <w:color w:val="000000"/>
                <w:sz w:val="18"/>
                <w:szCs w:val="18"/>
                <w:lang w:eastAsia="en-US"/>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 xml:space="preserve">Microsoft will notify Customer of changes to subcontracting arrangements, to the extent such changes could materially impact Microsoft’s ability to deliver Critical or Important Online Services in conformance with applicable service level agreements. </w:t>
            </w:r>
            <w:r>
              <w:rPr>
                <w:rFonts w:eastAsia="Times New Roman" w:cs="Arial"/>
                <w:color w:val="000000"/>
                <w:sz w:val="18"/>
                <w:szCs w:val="18"/>
                <w:lang w:eastAsia="en-US"/>
              </w:rPr>
              <w:t>…</w:t>
            </w:r>
          </w:p>
          <w:p w14:paraId="53D4511C" w14:textId="77777777" w:rsidR="00BA4088" w:rsidRDefault="00BA4088" w:rsidP="00BA4088">
            <w:pPr>
              <w:rPr>
                <w:b/>
                <w:bCs/>
                <w:sz w:val="18"/>
                <w:szCs w:val="18"/>
              </w:rPr>
            </w:pPr>
          </w:p>
          <w:p w14:paraId="1338902B" w14:textId="77777777" w:rsidR="00BA4088" w:rsidRPr="004A3BEE" w:rsidRDefault="00BA4088" w:rsidP="00BA4088">
            <w:pPr>
              <w:rPr>
                <w:b/>
                <w:bCs/>
                <w:sz w:val="18"/>
                <w:szCs w:val="18"/>
              </w:rPr>
            </w:pPr>
            <w:r w:rsidRPr="004A3BEE">
              <w:rPr>
                <w:b/>
                <w:bCs/>
                <w:sz w:val="18"/>
                <w:szCs w:val="18"/>
              </w:rPr>
              <w:t xml:space="preserve">DPA: </w:t>
            </w:r>
          </w:p>
          <w:p w14:paraId="7BFF71CC" w14:textId="77777777" w:rsidR="00BA4088" w:rsidRPr="00BD19DA" w:rsidRDefault="00BA4088" w:rsidP="00BA4088">
            <w:pPr>
              <w:ind w:left="250"/>
              <w:rPr>
                <w:sz w:val="18"/>
                <w:szCs w:val="18"/>
                <w:u w:val="single"/>
              </w:rPr>
            </w:pPr>
            <w:r w:rsidRPr="00BD19DA">
              <w:rPr>
                <w:sz w:val="18"/>
                <w:szCs w:val="18"/>
                <w:u w:val="single"/>
              </w:rPr>
              <w:t xml:space="preserve">Notice and Controls on use of </w:t>
            </w:r>
            <w:proofErr w:type="spellStart"/>
            <w:r w:rsidRPr="00BD19DA">
              <w:rPr>
                <w:sz w:val="18"/>
                <w:szCs w:val="18"/>
                <w:u w:val="single"/>
              </w:rPr>
              <w:t>Subprocessors</w:t>
            </w:r>
            <w:proofErr w:type="spellEnd"/>
          </w:p>
          <w:p w14:paraId="19AF149E" w14:textId="11BD9773" w:rsidR="00BA4088" w:rsidRPr="00B82CD3" w:rsidRDefault="00BA4088" w:rsidP="007F337B">
            <w:pPr>
              <w:ind w:left="256"/>
              <w:rPr>
                <w:b/>
                <w:bCs/>
                <w:sz w:val="18"/>
                <w:szCs w:val="18"/>
              </w:rPr>
            </w:pPr>
            <w:r w:rsidRPr="007C5394">
              <w:rPr>
                <w:rFonts w:eastAsia="Calibri" w:cs="Arial"/>
                <w:sz w:val="18"/>
                <w:szCs w:val="22"/>
                <w:lang w:eastAsia="en-US"/>
              </w:rPr>
              <w:t>…</w:t>
            </w:r>
            <w:r w:rsidRPr="004A3BEE">
              <w:rPr>
                <w:rFonts w:eastAsia="Calibri" w:cs="Arial"/>
                <w:sz w:val="18"/>
                <w:szCs w:val="22"/>
                <w:lang w:eastAsia="en-US"/>
              </w:rPr>
              <w:t xml:space="preserve">From time to time, Microsoft may engage new </w:t>
            </w:r>
            <w:proofErr w:type="spellStart"/>
            <w:r w:rsidRPr="004A3BEE">
              <w:rPr>
                <w:rFonts w:eastAsia="Calibri" w:cs="Arial"/>
                <w:sz w:val="18"/>
                <w:szCs w:val="22"/>
                <w:lang w:eastAsia="en-US"/>
              </w:rPr>
              <w:t>Subprocessors</w:t>
            </w:r>
            <w:proofErr w:type="spellEnd"/>
            <w:r w:rsidRPr="004A3BEE">
              <w:rPr>
                <w:rFonts w:eastAsia="Calibri" w:cs="Arial"/>
                <w:sz w:val="18"/>
                <w:szCs w:val="22"/>
                <w:lang w:eastAsia="en-US"/>
              </w:rPr>
              <w:t xml:space="preserve">. Microsoft will give Customer notice and, as applicable, update the website and provide Customer with a mechanism to obtain notice of that update of any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at least 6 months in advance of providing that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with access to Customer Data. Additionally, Microsoft will give Customer notice and, as applicable, update the website and provide Customer with a mechanism to obtain notice of that update of any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at least 30 days in advance of providing that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with access to Professional Services Data or Personal Data other than that which is contained in Customer Data. If Microsoft engages a new </w:t>
            </w:r>
            <w:proofErr w:type="spellStart"/>
            <w:r w:rsidRPr="004A3BEE">
              <w:rPr>
                <w:rFonts w:eastAsia="Calibri" w:cs="Arial"/>
                <w:sz w:val="18"/>
                <w:szCs w:val="22"/>
                <w:lang w:eastAsia="en-US"/>
              </w:rPr>
              <w:t>Subprocessor</w:t>
            </w:r>
            <w:proofErr w:type="spellEnd"/>
            <w:r w:rsidRPr="004A3BEE">
              <w:rPr>
                <w:rFonts w:eastAsia="Calibri" w:cs="Arial"/>
                <w:sz w:val="18"/>
                <w:szCs w:val="22"/>
                <w:lang w:eastAsia="en-US"/>
              </w:rPr>
              <w:t xml:space="preserve"> for a new Product or Professional Service that processes Customer Data, Professional Services Data, or Personal Data, Microsoft will give Customer notice prior to availability of </w:t>
            </w:r>
            <w:proofErr w:type="gramStart"/>
            <w:r w:rsidRPr="004A3BEE">
              <w:rPr>
                <w:rFonts w:eastAsia="Calibri" w:cs="Arial"/>
                <w:sz w:val="18"/>
                <w:szCs w:val="22"/>
                <w:lang w:eastAsia="en-US"/>
              </w:rPr>
              <w:t>that Product or</w:t>
            </w:r>
            <w:proofErr w:type="gramEnd"/>
            <w:r w:rsidRPr="004A3BEE">
              <w:rPr>
                <w:rFonts w:eastAsia="Calibri" w:cs="Arial"/>
                <w:sz w:val="18"/>
                <w:szCs w:val="22"/>
                <w:lang w:eastAsia="en-US"/>
              </w:rPr>
              <w:t xml:space="preserve"> Professional Service.</w:t>
            </w:r>
          </w:p>
        </w:tc>
        <w:tc>
          <w:tcPr>
            <w:tcW w:w="7470" w:type="dxa"/>
          </w:tcPr>
          <w:p w14:paraId="3167BF77" w14:textId="77777777" w:rsidR="00BA4088" w:rsidRDefault="00BA4088" w:rsidP="00BA4088">
            <w:pPr>
              <w:rPr>
                <w:rFonts w:eastAsia="Times New Roman" w:cs="Arial"/>
                <w:color w:val="000000"/>
                <w:sz w:val="18"/>
                <w:szCs w:val="18"/>
                <w:lang w:eastAsia="en-US"/>
              </w:rPr>
            </w:pPr>
            <w:r w:rsidRPr="002524D1">
              <w:rPr>
                <w:rFonts w:cs="Arial"/>
                <w:sz w:val="18"/>
                <w:szCs w:val="18"/>
              </w:rPr>
              <w:t>Microsoft will notify Customer</w:t>
            </w:r>
            <w:r>
              <w:rPr>
                <w:rFonts w:cs="Arial"/>
                <w:sz w:val="18"/>
                <w:szCs w:val="18"/>
              </w:rPr>
              <w:t xml:space="preserve"> before making material changes to Microsoft’s Important Providers, if such changes could impact Customer’s </w:t>
            </w:r>
            <w:r>
              <w:rPr>
                <w:sz w:val="18"/>
                <w:szCs w:val="18"/>
              </w:rPr>
              <w:t>Critical or Important Online</w:t>
            </w:r>
            <w:r w:rsidRPr="0072481C">
              <w:rPr>
                <w:sz w:val="18"/>
                <w:szCs w:val="18"/>
              </w:rPr>
              <w:t xml:space="preserve"> Services</w:t>
            </w:r>
            <w:r>
              <w:rPr>
                <w:rFonts w:cs="Arial"/>
                <w:sz w:val="18"/>
                <w:szCs w:val="18"/>
              </w:rPr>
              <w:t xml:space="preserve">. </w:t>
            </w:r>
            <w:r>
              <w:rPr>
                <w:rFonts w:eastAsia="Times New Roman" w:cs="Arial"/>
                <w:color w:val="000000"/>
                <w:sz w:val="18"/>
                <w:szCs w:val="18"/>
                <w:lang w:eastAsia="en-US"/>
              </w:rPr>
              <w:t xml:space="preserve"> (DORA Supplement, 6.6)</w:t>
            </w:r>
          </w:p>
          <w:p w14:paraId="742903E8" w14:textId="77777777" w:rsidR="00BA4088" w:rsidRDefault="00BA4088" w:rsidP="00BA4088">
            <w:pPr>
              <w:rPr>
                <w:sz w:val="18"/>
                <w:szCs w:val="18"/>
              </w:rPr>
            </w:pPr>
          </w:p>
          <w:p w14:paraId="6487C6A7" w14:textId="77777777" w:rsidR="00BA4088" w:rsidRDefault="00BA4088" w:rsidP="00BA4088">
            <w:pPr>
              <w:rPr>
                <w:rFonts w:eastAsia="Calibri" w:cs="Arial"/>
                <w:sz w:val="18"/>
                <w:szCs w:val="22"/>
                <w:lang w:eastAsia="en-US"/>
              </w:rPr>
            </w:pPr>
            <w:r w:rsidRPr="00F85DA7">
              <w:rPr>
                <w:sz w:val="18"/>
                <w:szCs w:val="18"/>
              </w:rPr>
              <w:t>Microsoft</w:t>
            </w:r>
            <w:r>
              <w:rPr>
                <w:sz w:val="18"/>
                <w:szCs w:val="18"/>
              </w:rPr>
              <w:t xml:space="preserve"> will</w:t>
            </w:r>
            <w:r w:rsidRPr="00F85DA7">
              <w:rPr>
                <w:sz w:val="18"/>
                <w:szCs w:val="18"/>
              </w:rPr>
              <w:t xml:space="preserve"> </w:t>
            </w:r>
            <w:r w:rsidRPr="002524D1">
              <w:rPr>
                <w:rFonts w:cs="Arial"/>
                <w:sz w:val="18"/>
                <w:szCs w:val="18"/>
              </w:rPr>
              <w:t xml:space="preserve">notify </w:t>
            </w:r>
            <w:r w:rsidRPr="00B82FDA">
              <w:rPr>
                <w:rFonts w:cs="Arial"/>
                <w:sz w:val="18"/>
                <w:szCs w:val="18"/>
              </w:rPr>
              <w:t>Customer at least 6 months before</w:t>
            </w:r>
            <w:r w:rsidRPr="00B82FDA">
              <w:rPr>
                <w:sz w:val="18"/>
                <w:szCs w:val="18"/>
              </w:rPr>
              <w:t xml:space="preserve"> providing a new </w:t>
            </w:r>
            <w:r>
              <w:rPr>
                <w:sz w:val="18"/>
                <w:szCs w:val="18"/>
              </w:rPr>
              <w:t>Important Provider</w:t>
            </w:r>
            <w:r w:rsidRPr="00B82FDA">
              <w:rPr>
                <w:sz w:val="18"/>
                <w:szCs w:val="18"/>
              </w:rPr>
              <w:t xml:space="preserve"> with access to Customer Data. </w:t>
            </w:r>
            <w:r w:rsidRPr="004A3BEE">
              <w:rPr>
                <w:rFonts w:eastAsia="Calibri" w:cs="Arial"/>
                <w:sz w:val="18"/>
                <w:szCs w:val="22"/>
                <w:lang w:eastAsia="en-US"/>
              </w:rPr>
              <w:t xml:space="preserve">Microsoft will </w:t>
            </w:r>
            <w:r w:rsidRPr="00B82FDA">
              <w:rPr>
                <w:rFonts w:eastAsia="Calibri" w:cs="Arial"/>
                <w:sz w:val="18"/>
                <w:szCs w:val="22"/>
                <w:lang w:eastAsia="en-US"/>
              </w:rPr>
              <w:t>notify Customer</w:t>
            </w:r>
            <w:r w:rsidRPr="004A3BEE">
              <w:rPr>
                <w:rFonts w:eastAsia="Calibri" w:cs="Arial"/>
                <w:sz w:val="18"/>
                <w:szCs w:val="22"/>
                <w:lang w:eastAsia="en-US"/>
              </w:rPr>
              <w:t xml:space="preserve"> at least 30 days in advance of providing that </w:t>
            </w:r>
            <w:r>
              <w:rPr>
                <w:rFonts w:eastAsia="Calibri" w:cs="Arial"/>
                <w:sz w:val="18"/>
                <w:szCs w:val="22"/>
                <w:lang w:eastAsia="en-US"/>
              </w:rPr>
              <w:t>Important Provider</w:t>
            </w:r>
            <w:r w:rsidRPr="004A3BEE">
              <w:rPr>
                <w:rFonts w:eastAsia="Calibri" w:cs="Arial"/>
                <w:sz w:val="18"/>
                <w:szCs w:val="22"/>
                <w:lang w:eastAsia="en-US"/>
              </w:rPr>
              <w:t xml:space="preserve"> with access to Professional Services Data or Personal Data other than that which is contained in Customer Data</w:t>
            </w:r>
            <w:r>
              <w:rPr>
                <w:rFonts w:eastAsia="Calibri" w:cs="Arial"/>
                <w:sz w:val="18"/>
                <w:szCs w:val="22"/>
                <w:lang w:eastAsia="en-US"/>
              </w:rPr>
              <w:t>. (DORA Supplement, 6.6)</w:t>
            </w:r>
          </w:p>
          <w:p w14:paraId="47DCD9BF" w14:textId="77777777" w:rsidR="00BA4088" w:rsidRDefault="00BA4088" w:rsidP="00BA4088">
            <w:pPr>
              <w:rPr>
                <w:rFonts w:eastAsia="Calibri" w:cs="Arial"/>
                <w:sz w:val="18"/>
                <w:szCs w:val="22"/>
                <w:lang w:eastAsia="en-US"/>
              </w:rPr>
            </w:pPr>
          </w:p>
          <w:p w14:paraId="7E9A4F7F" w14:textId="77777777" w:rsidR="00BA4088" w:rsidRDefault="00BA4088" w:rsidP="00BA4088">
            <w:pPr>
              <w:rPr>
                <w:sz w:val="18"/>
                <w:szCs w:val="18"/>
              </w:rPr>
            </w:pPr>
            <w:r w:rsidRPr="00641086">
              <w:rPr>
                <w:sz w:val="18"/>
                <w:szCs w:val="18"/>
              </w:rPr>
              <w:t xml:space="preserve">Customers should note that </w:t>
            </w:r>
            <w:proofErr w:type="gramStart"/>
            <w:r w:rsidRPr="00641086">
              <w:rPr>
                <w:sz w:val="18"/>
                <w:szCs w:val="18"/>
              </w:rPr>
              <w:t>the RTS</w:t>
            </w:r>
            <w:proofErr w:type="gramEnd"/>
            <w:r w:rsidRPr="00641086">
              <w:rPr>
                <w:sz w:val="18"/>
                <w:szCs w:val="18"/>
              </w:rPr>
              <w:t xml:space="preserve"> only requires Microsoft to provide notice for </w:t>
            </w:r>
            <w:r w:rsidRPr="00641086">
              <w:rPr>
                <w:i/>
                <w:iCs/>
                <w:sz w:val="18"/>
                <w:szCs w:val="18"/>
              </w:rPr>
              <w:t xml:space="preserve">material </w:t>
            </w:r>
            <w:r w:rsidRPr="00641086">
              <w:rPr>
                <w:sz w:val="18"/>
                <w:szCs w:val="18"/>
              </w:rPr>
              <w:t>changes to the subcontracting arrangements.</w:t>
            </w:r>
          </w:p>
          <w:p w14:paraId="6CB6B189" w14:textId="77777777" w:rsidR="00BA4088" w:rsidRPr="00B82CD3" w:rsidRDefault="00BA4088" w:rsidP="00BA4088">
            <w:pPr>
              <w:rPr>
                <w:sz w:val="18"/>
                <w:szCs w:val="18"/>
              </w:rPr>
            </w:pPr>
          </w:p>
        </w:tc>
      </w:tr>
      <w:tr w:rsidR="00BA4088" w14:paraId="705F26ED" w14:textId="77777777" w:rsidTr="007F64A9">
        <w:trPr>
          <w:trHeight w:val="300"/>
        </w:trPr>
        <w:tc>
          <w:tcPr>
            <w:tcW w:w="535" w:type="dxa"/>
            <w:shd w:val="clear" w:color="auto" w:fill="E8E8E8" w:themeFill="background2"/>
          </w:tcPr>
          <w:p w14:paraId="76783C65" w14:textId="77777777" w:rsidR="00BA4088" w:rsidRPr="00DB3C0F" w:rsidRDefault="00BA4088" w:rsidP="0063537B">
            <w:pPr>
              <w:pStyle w:val="ListParagraph"/>
              <w:numPr>
                <w:ilvl w:val="0"/>
                <w:numId w:val="12"/>
              </w:numPr>
              <w:ind w:left="420"/>
              <w:rPr>
                <w:b/>
                <w:bCs/>
                <w:sz w:val="18"/>
                <w:szCs w:val="18"/>
              </w:rPr>
            </w:pPr>
          </w:p>
        </w:tc>
        <w:tc>
          <w:tcPr>
            <w:tcW w:w="1486" w:type="dxa"/>
          </w:tcPr>
          <w:p w14:paraId="7DB1E7FF" w14:textId="00E8B68C" w:rsidR="00BA4088" w:rsidRPr="00B82CD3" w:rsidRDefault="00BA4088" w:rsidP="00BA4088">
            <w:pPr>
              <w:rPr>
                <w:sz w:val="18"/>
                <w:szCs w:val="18"/>
              </w:rPr>
            </w:pPr>
            <w:r>
              <w:rPr>
                <w:sz w:val="18"/>
                <w:szCs w:val="18"/>
              </w:rPr>
              <w:t>Subcontracting RTS Art. 6(2)</w:t>
            </w:r>
          </w:p>
        </w:tc>
        <w:tc>
          <w:tcPr>
            <w:tcW w:w="3734" w:type="dxa"/>
          </w:tcPr>
          <w:p w14:paraId="2D1E24D6" w14:textId="7AAFD2A0" w:rsidR="00BA4088" w:rsidRPr="00B82CD3" w:rsidRDefault="00BA4088" w:rsidP="00BA4088">
            <w:pPr>
              <w:rPr>
                <w:sz w:val="18"/>
                <w:szCs w:val="18"/>
                <w:lang w:val="x-none"/>
              </w:rPr>
            </w:pPr>
            <w:r w:rsidRPr="00907563">
              <w:rPr>
                <w:sz w:val="18"/>
                <w:szCs w:val="18"/>
                <w:lang w:val="x-none"/>
              </w:rPr>
              <w:t>The financial entity shall require that the ICT</w:t>
            </w:r>
            <w:r>
              <w:rPr>
                <w:sz w:val="18"/>
                <w:szCs w:val="18"/>
                <w:lang w:val="x-none"/>
              </w:rPr>
              <w:t xml:space="preserve"> </w:t>
            </w:r>
            <w:r w:rsidRPr="00907563">
              <w:rPr>
                <w:sz w:val="18"/>
                <w:szCs w:val="18"/>
                <w:lang w:val="x-none"/>
              </w:rPr>
              <w:t>third-party service provider implements the</w:t>
            </w:r>
            <w:r>
              <w:rPr>
                <w:sz w:val="18"/>
                <w:szCs w:val="18"/>
                <w:lang w:val="x-none"/>
              </w:rPr>
              <w:t xml:space="preserve"> </w:t>
            </w:r>
            <w:r w:rsidRPr="00907563">
              <w:rPr>
                <w:sz w:val="18"/>
                <w:szCs w:val="18"/>
                <w:lang w:val="x-none"/>
              </w:rPr>
              <w:t>material changes only after the financial</w:t>
            </w:r>
            <w:r>
              <w:rPr>
                <w:sz w:val="18"/>
                <w:szCs w:val="18"/>
                <w:lang w:val="x-none"/>
              </w:rPr>
              <w:t xml:space="preserve"> </w:t>
            </w:r>
            <w:r w:rsidRPr="00907563">
              <w:rPr>
                <w:sz w:val="18"/>
                <w:szCs w:val="18"/>
                <w:lang w:val="x-none"/>
              </w:rPr>
              <w:t>entity has either approved or not objected to</w:t>
            </w:r>
            <w:r>
              <w:rPr>
                <w:sz w:val="18"/>
                <w:szCs w:val="18"/>
                <w:lang w:val="x-none"/>
              </w:rPr>
              <w:t xml:space="preserve"> </w:t>
            </w:r>
            <w:r w:rsidRPr="00907563">
              <w:rPr>
                <w:sz w:val="18"/>
                <w:szCs w:val="18"/>
                <w:lang w:val="x-none"/>
              </w:rPr>
              <w:t>the changes by the end of the notice period.</w:t>
            </w:r>
          </w:p>
        </w:tc>
        <w:tc>
          <w:tcPr>
            <w:tcW w:w="1710" w:type="dxa"/>
          </w:tcPr>
          <w:p w14:paraId="4630460D" w14:textId="7A0B88A2" w:rsidR="00BA4088" w:rsidRDefault="00BA4088" w:rsidP="00BA4088">
            <w:pPr>
              <w:rPr>
                <w:sz w:val="18"/>
                <w:szCs w:val="18"/>
              </w:rPr>
            </w:pPr>
            <w:r w:rsidRPr="00E35E0E">
              <w:rPr>
                <w:sz w:val="18"/>
                <w:szCs w:val="18"/>
              </w:rPr>
              <w:t>-</w:t>
            </w:r>
            <w:r>
              <w:rPr>
                <w:sz w:val="18"/>
                <w:szCs w:val="18"/>
              </w:rPr>
              <w:t xml:space="preserve"> M</w:t>
            </w:r>
            <w:r w:rsidR="001A43D8">
              <w:rPr>
                <w:sz w:val="18"/>
                <w:szCs w:val="18"/>
              </w:rPr>
              <w:t>850</w:t>
            </w:r>
          </w:p>
          <w:p w14:paraId="787801AD" w14:textId="44FC44C0" w:rsidR="00BA4088" w:rsidRPr="00B82CD3" w:rsidRDefault="00BA4088" w:rsidP="00BA4088">
            <w:pPr>
              <w:rPr>
                <w:sz w:val="18"/>
                <w:szCs w:val="18"/>
              </w:rPr>
            </w:pPr>
            <w:r>
              <w:rPr>
                <w:sz w:val="18"/>
                <w:szCs w:val="18"/>
              </w:rPr>
              <w:t>- DORA Supplement</w:t>
            </w:r>
          </w:p>
        </w:tc>
        <w:tc>
          <w:tcPr>
            <w:tcW w:w="7650" w:type="dxa"/>
          </w:tcPr>
          <w:p w14:paraId="1CE66666" w14:textId="0D3519D0" w:rsidR="00BA4088" w:rsidRPr="00B82CD3" w:rsidRDefault="00BA4088" w:rsidP="00BA4088">
            <w:pPr>
              <w:rPr>
                <w:b/>
                <w:bCs/>
                <w:sz w:val="18"/>
                <w:szCs w:val="18"/>
              </w:rPr>
            </w:pPr>
            <w:r w:rsidRPr="00B82CD3">
              <w:rPr>
                <w:b/>
                <w:bCs/>
                <w:sz w:val="18"/>
                <w:szCs w:val="18"/>
              </w:rPr>
              <w:t>M</w:t>
            </w:r>
            <w:r w:rsidR="001A43D8">
              <w:rPr>
                <w:b/>
                <w:bCs/>
                <w:sz w:val="18"/>
                <w:szCs w:val="18"/>
              </w:rPr>
              <w:t>850</w:t>
            </w:r>
            <w:r w:rsidRPr="00B82CD3">
              <w:rPr>
                <w:b/>
                <w:bCs/>
                <w:sz w:val="18"/>
                <w:szCs w:val="18"/>
              </w:rPr>
              <w:t>:</w:t>
            </w:r>
          </w:p>
          <w:p w14:paraId="4DF31911" w14:textId="77777777" w:rsidR="00BA4088" w:rsidRPr="00B82CD3" w:rsidRDefault="00BA4088" w:rsidP="00BA4088">
            <w:pPr>
              <w:ind w:left="160"/>
              <w:contextualSpacing/>
              <w:jc w:val="both"/>
              <w:rPr>
                <w:sz w:val="18"/>
                <w:szCs w:val="18"/>
                <w:u w:val="single"/>
              </w:rPr>
            </w:pPr>
            <w:r w:rsidRPr="00B82CD3">
              <w:rPr>
                <w:sz w:val="18"/>
                <w:szCs w:val="18"/>
                <w:u w:val="single"/>
              </w:rPr>
              <w:t>Section 6</w:t>
            </w:r>
          </w:p>
          <w:p w14:paraId="02157BFE" w14:textId="77777777" w:rsidR="00BA4088" w:rsidRPr="00B82CD3" w:rsidRDefault="00BA4088" w:rsidP="00BA4088">
            <w:pPr>
              <w:ind w:left="160"/>
              <w:contextualSpacing/>
              <w:jc w:val="both"/>
              <w:rPr>
                <w:sz w:val="18"/>
                <w:szCs w:val="18"/>
              </w:rPr>
            </w:pPr>
            <w:r w:rsidRPr="00B82CD3">
              <w:rPr>
                <w:sz w:val="18"/>
                <w:szCs w:val="18"/>
              </w:rPr>
              <w:t xml:space="preserve">Customer </w:t>
            </w:r>
            <w:proofErr w:type="gramStart"/>
            <w:r w:rsidRPr="00B82CD3">
              <w:rPr>
                <w:sz w:val="18"/>
                <w:szCs w:val="18"/>
              </w:rPr>
              <w:t>may</w:t>
            </w:r>
            <w:proofErr w:type="gramEnd"/>
            <w:r w:rsidRPr="00B82CD3">
              <w:rPr>
                <w:sz w:val="18"/>
                <w:szCs w:val="18"/>
              </w:rPr>
              <w:t xml:space="preserve"> with no penalty, terminate an Online Service under the following scenarios by </w:t>
            </w:r>
            <w:r w:rsidRPr="00B82CD3">
              <w:rPr>
                <w:color w:val="000000"/>
                <w:sz w:val="18"/>
                <w:szCs w:val="18"/>
              </w:rPr>
              <w:t>providing</w:t>
            </w:r>
            <w:r w:rsidRPr="00B82CD3">
              <w:rPr>
                <w:sz w:val="18"/>
                <w:szCs w:val="18"/>
              </w:rPr>
              <w:t xml:space="preserve"> Microsoft with reasonable written notice that identifies the applicable scenario with reasonable details showing the grounds on which the termination notice is premised:</w:t>
            </w:r>
          </w:p>
          <w:p w14:paraId="0D427872" w14:textId="356EFE9E" w:rsidR="00BA4088" w:rsidRPr="00256623" w:rsidRDefault="00BA4088" w:rsidP="00BA4088">
            <w:pPr>
              <w:ind w:left="436"/>
              <w:contextualSpacing/>
              <w:jc w:val="both"/>
              <w:rPr>
                <w:sz w:val="18"/>
                <w:szCs w:val="18"/>
              </w:rPr>
            </w:pPr>
            <w:r w:rsidRPr="00B82CD3">
              <w:rPr>
                <w:sz w:val="18"/>
                <w:szCs w:val="18"/>
              </w:rPr>
              <w:t>(</w:t>
            </w:r>
            <w:r w:rsidR="001A43D8">
              <w:rPr>
                <w:sz w:val="18"/>
                <w:szCs w:val="18"/>
              </w:rPr>
              <w:t>b</w:t>
            </w:r>
            <w:r w:rsidRPr="00B82CD3">
              <w:rPr>
                <w:sz w:val="18"/>
                <w:szCs w:val="18"/>
              </w:rPr>
              <w:t>) Upon Microsoft’s breach of applicable law, regulations or its obligations under this Amendment</w:t>
            </w:r>
            <w:r>
              <w:rPr>
                <w:sz w:val="18"/>
                <w:szCs w:val="18"/>
              </w:rPr>
              <w:t>.</w:t>
            </w:r>
          </w:p>
          <w:p w14:paraId="4A137798" w14:textId="77777777" w:rsidR="00BA4088" w:rsidRDefault="00BA4088" w:rsidP="00BA4088">
            <w:pPr>
              <w:rPr>
                <w:b/>
                <w:bCs/>
                <w:sz w:val="18"/>
                <w:szCs w:val="18"/>
              </w:rPr>
            </w:pPr>
          </w:p>
          <w:p w14:paraId="67DFEC4E" w14:textId="77777777" w:rsidR="00BA4088" w:rsidRPr="005D0EE2" w:rsidRDefault="00BA4088" w:rsidP="00BA4088">
            <w:pPr>
              <w:rPr>
                <w:b/>
                <w:bCs/>
                <w:sz w:val="18"/>
                <w:szCs w:val="18"/>
              </w:rPr>
            </w:pPr>
            <w:r>
              <w:rPr>
                <w:b/>
                <w:bCs/>
                <w:sz w:val="18"/>
                <w:szCs w:val="18"/>
              </w:rPr>
              <w:t xml:space="preserve">DORA Supplement: </w:t>
            </w:r>
          </w:p>
          <w:p w14:paraId="1479650C" w14:textId="77777777" w:rsidR="00BA4088" w:rsidRDefault="00BA4088" w:rsidP="00BA4088">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2EE5452E" w14:textId="102648BE" w:rsidR="00BA4088" w:rsidRPr="00B82CD3" w:rsidRDefault="00BA4088" w:rsidP="007F337B">
            <w:pPr>
              <w:ind w:left="256"/>
              <w:rPr>
                <w:b/>
                <w:bCs/>
                <w:sz w:val="18"/>
                <w:szCs w:val="18"/>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Microsoft will notify Customer of changes to subcontracting arrangements, to the extent such changes could materially impact Microsoft’s ability to deliver Critical or Important Online Services in conformance with applicable service level agreements</w:t>
            </w:r>
            <w:r w:rsidRPr="001E63CF">
              <w:rPr>
                <w:rFonts w:eastAsia="Times New Roman" w:cs="Arial"/>
                <w:color w:val="000000"/>
                <w:sz w:val="18"/>
                <w:szCs w:val="18"/>
                <w:lang w:eastAsia="en-US"/>
              </w:rPr>
              <w:t>.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470" w:type="dxa"/>
          </w:tcPr>
          <w:p w14:paraId="27C14A29" w14:textId="77777777" w:rsidR="00BA4088" w:rsidRDefault="00BA4088" w:rsidP="00BA4088">
            <w:pPr>
              <w:rPr>
                <w:rFonts w:cs="Arial"/>
                <w:sz w:val="18"/>
                <w:szCs w:val="18"/>
              </w:rPr>
            </w:pPr>
            <w:r>
              <w:rPr>
                <w:rFonts w:cs="Arial"/>
                <w:sz w:val="18"/>
                <w:szCs w:val="18"/>
              </w:rPr>
              <w:t>Within the applicable notice period, Customer may object to material changes to the subcontracting arrangements. If the Customer so objects, Customer may terminate its subscription with Microsoft without penalty or termination fee. (DORA Supplement, 6.6)</w:t>
            </w:r>
          </w:p>
          <w:p w14:paraId="3D46D605" w14:textId="77777777" w:rsidR="00BA4088" w:rsidRDefault="00BA4088" w:rsidP="00BA4088">
            <w:pPr>
              <w:rPr>
                <w:rFonts w:cs="Arial"/>
                <w:sz w:val="18"/>
                <w:szCs w:val="18"/>
              </w:rPr>
            </w:pPr>
          </w:p>
          <w:p w14:paraId="2C9BCEF4" w14:textId="17DD5539" w:rsidR="00BA4088" w:rsidRPr="00B82CD3" w:rsidRDefault="00BA4088" w:rsidP="00BA4088">
            <w:pPr>
              <w:rPr>
                <w:sz w:val="18"/>
                <w:szCs w:val="18"/>
              </w:rPr>
            </w:pPr>
            <w:r w:rsidRPr="00B82CD3">
              <w:rPr>
                <w:sz w:val="18"/>
                <w:szCs w:val="18"/>
              </w:rPr>
              <w:t xml:space="preserve">Customers may terminate services </w:t>
            </w:r>
            <w:r>
              <w:rPr>
                <w:sz w:val="18"/>
                <w:szCs w:val="18"/>
              </w:rPr>
              <w:t>if</w:t>
            </w:r>
            <w:r w:rsidRPr="00B82CD3">
              <w:rPr>
                <w:sz w:val="18"/>
                <w:szCs w:val="18"/>
              </w:rPr>
              <w:t xml:space="preserve"> Microsoft breaches its obligations, such as </w:t>
            </w:r>
            <w:r>
              <w:rPr>
                <w:sz w:val="18"/>
                <w:szCs w:val="18"/>
              </w:rPr>
              <w:t xml:space="preserve">by </w:t>
            </w:r>
            <w:r w:rsidRPr="00B82CD3">
              <w:rPr>
                <w:sz w:val="18"/>
                <w:szCs w:val="18"/>
              </w:rPr>
              <w:t xml:space="preserve">implementing a material change to </w:t>
            </w:r>
            <w:r>
              <w:rPr>
                <w:sz w:val="18"/>
                <w:szCs w:val="18"/>
              </w:rPr>
              <w:t xml:space="preserve">the </w:t>
            </w:r>
            <w:r w:rsidRPr="00B82CD3">
              <w:rPr>
                <w:sz w:val="18"/>
                <w:szCs w:val="18"/>
              </w:rPr>
              <w:t>subcontracting arrangements before the end of the notice period. (M</w:t>
            </w:r>
            <w:r w:rsidR="001A43D8">
              <w:rPr>
                <w:sz w:val="18"/>
                <w:szCs w:val="18"/>
              </w:rPr>
              <w:t>850</w:t>
            </w:r>
            <w:r w:rsidRPr="00B82CD3">
              <w:rPr>
                <w:sz w:val="18"/>
                <w:szCs w:val="18"/>
              </w:rPr>
              <w:t>, 6(</w:t>
            </w:r>
            <w:r w:rsidR="001A43D8">
              <w:rPr>
                <w:sz w:val="18"/>
                <w:szCs w:val="18"/>
              </w:rPr>
              <w:t>b</w:t>
            </w:r>
            <w:r w:rsidRPr="00B82CD3">
              <w:rPr>
                <w:sz w:val="18"/>
                <w:szCs w:val="18"/>
              </w:rPr>
              <w:t>))</w:t>
            </w:r>
          </w:p>
        </w:tc>
      </w:tr>
      <w:tr w:rsidR="00BA4088" w14:paraId="1083D4F2" w14:textId="77777777" w:rsidTr="007F64A9">
        <w:trPr>
          <w:trHeight w:val="300"/>
        </w:trPr>
        <w:tc>
          <w:tcPr>
            <w:tcW w:w="535" w:type="dxa"/>
            <w:shd w:val="clear" w:color="auto" w:fill="E8E8E8" w:themeFill="background2"/>
          </w:tcPr>
          <w:p w14:paraId="2B0725C0" w14:textId="77777777" w:rsidR="00BA4088" w:rsidRPr="00DB3C0F" w:rsidRDefault="00BA4088" w:rsidP="0063537B">
            <w:pPr>
              <w:pStyle w:val="ListParagraph"/>
              <w:numPr>
                <w:ilvl w:val="0"/>
                <w:numId w:val="12"/>
              </w:numPr>
              <w:ind w:left="420"/>
              <w:rPr>
                <w:b/>
                <w:bCs/>
                <w:sz w:val="18"/>
                <w:szCs w:val="18"/>
              </w:rPr>
            </w:pPr>
          </w:p>
        </w:tc>
        <w:tc>
          <w:tcPr>
            <w:tcW w:w="1486" w:type="dxa"/>
          </w:tcPr>
          <w:p w14:paraId="4C400C78" w14:textId="0554A61F" w:rsidR="00BA4088" w:rsidRPr="00B82CD3" w:rsidRDefault="00BA4088" w:rsidP="00BA4088">
            <w:pPr>
              <w:rPr>
                <w:sz w:val="18"/>
                <w:szCs w:val="18"/>
              </w:rPr>
            </w:pPr>
            <w:r>
              <w:rPr>
                <w:sz w:val="18"/>
                <w:szCs w:val="18"/>
              </w:rPr>
              <w:t>Subcontracting RTS Art. 6(3)</w:t>
            </w:r>
          </w:p>
        </w:tc>
        <w:tc>
          <w:tcPr>
            <w:tcW w:w="3734" w:type="dxa"/>
          </w:tcPr>
          <w:p w14:paraId="1B75B247" w14:textId="77777777" w:rsidR="00BA4088" w:rsidRPr="00907563" w:rsidRDefault="00BA4088" w:rsidP="00BA4088">
            <w:pPr>
              <w:rPr>
                <w:sz w:val="18"/>
                <w:szCs w:val="18"/>
                <w:lang w:val="x-none"/>
              </w:rPr>
            </w:pPr>
            <w:r w:rsidRPr="00907563">
              <w:rPr>
                <w:sz w:val="18"/>
                <w:szCs w:val="18"/>
                <w:lang w:val="x-none"/>
              </w:rPr>
              <w:t>If the risk assessment referred to in</w:t>
            </w:r>
            <w:r>
              <w:rPr>
                <w:sz w:val="18"/>
                <w:szCs w:val="18"/>
                <w:lang w:val="x-none"/>
              </w:rPr>
              <w:t xml:space="preserve"> </w:t>
            </w:r>
            <w:r w:rsidRPr="00907563">
              <w:rPr>
                <w:sz w:val="18"/>
                <w:szCs w:val="18"/>
                <w:lang w:val="x-none"/>
              </w:rPr>
              <w:t>paragraph 1) finds that the planned</w:t>
            </w:r>
            <w:r>
              <w:rPr>
                <w:sz w:val="18"/>
                <w:szCs w:val="18"/>
                <w:lang w:val="x-none"/>
              </w:rPr>
              <w:t xml:space="preserve"> </w:t>
            </w:r>
            <w:r w:rsidRPr="00907563">
              <w:rPr>
                <w:sz w:val="18"/>
                <w:szCs w:val="18"/>
                <w:lang w:val="x-none"/>
              </w:rPr>
              <w:t>subcontracting or changes to subcontracting</w:t>
            </w:r>
            <w:r>
              <w:rPr>
                <w:sz w:val="18"/>
                <w:szCs w:val="18"/>
                <w:lang w:val="x-none"/>
              </w:rPr>
              <w:t xml:space="preserve"> </w:t>
            </w:r>
            <w:r w:rsidRPr="00907563">
              <w:rPr>
                <w:sz w:val="18"/>
                <w:szCs w:val="18"/>
                <w:lang w:val="x-none"/>
              </w:rPr>
              <w:t>by the ICT third-party service provider</w:t>
            </w:r>
            <w:r>
              <w:rPr>
                <w:sz w:val="18"/>
                <w:szCs w:val="18"/>
                <w:lang w:val="x-none"/>
              </w:rPr>
              <w:t xml:space="preserve"> </w:t>
            </w:r>
            <w:r w:rsidRPr="00907563">
              <w:rPr>
                <w:sz w:val="18"/>
                <w:szCs w:val="18"/>
                <w:lang w:val="x-none"/>
              </w:rPr>
              <w:t>exceeds the financial entity’s risk tolerance,</w:t>
            </w:r>
            <w:r>
              <w:rPr>
                <w:sz w:val="18"/>
                <w:szCs w:val="18"/>
                <w:lang w:val="x-none"/>
              </w:rPr>
              <w:t xml:space="preserve"> </w:t>
            </w:r>
            <w:r w:rsidRPr="00907563">
              <w:rPr>
                <w:sz w:val="18"/>
                <w:szCs w:val="18"/>
                <w:lang w:val="x-none"/>
              </w:rPr>
              <w:t>the financial entity shall, before the end of</w:t>
            </w:r>
            <w:r>
              <w:rPr>
                <w:sz w:val="18"/>
                <w:szCs w:val="18"/>
                <w:lang w:val="x-none"/>
              </w:rPr>
              <w:t xml:space="preserve"> </w:t>
            </w:r>
            <w:r w:rsidRPr="00907563">
              <w:rPr>
                <w:sz w:val="18"/>
                <w:szCs w:val="18"/>
                <w:lang w:val="x-none"/>
              </w:rPr>
              <w:t>the notice period:</w:t>
            </w:r>
          </w:p>
          <w:p w14:paraId="0D451E6B" w14:textId="77777777" w:rsidR="00BA4088" w:rsidRDefault="00BA4088" w:rsidP="00BA4088">
            <w:pPr>
              <w:rPr>
                <w:sz w:val="18"/>
                <w:szCs w:val="18"/>
                <w:lang w:val="x-none"/>
              </w:rPr>
            </w:pPr>
          </w:p>
          <w:p w14:paraId="2FACB36F" w14:textId="77777777" w:rsidR="00BA4088" w:rsidRDefault="00BA4088" w:rsidP="0063537B">
            <w:pPr>
              <w:pStyle w:val="ListParagraph"/>
              <w:numPr>
                <w:ilvl w:val="0"/>
                <w:numId w:val="18"/>
              </w:numPr>
              <w:ind w:left="301" w:hanging="270"/>
              <w:rPr>
                <w:sz w:val="18"/>
                <w:szCs w:val="18"/>
                <w:lang w:val="x-none"/>
              </w:rPr>
            </w:pPr>
            <w:r w:rsidRPr="00907563">
              <w:rPr>
                <w:sz w:val="18"/>
                <w:szCs w:val="18"/>
                <w:lang w:val="x-none"/>
              </w:rPr>
              <w:t>inform the ICT third-party service provider of its risk assessment results as referred to in paragraph 1), and,</w:t>
            </w:r>
          </w:p>
          <w:p w14:paraId="502B29A4" w14:textId="0F6C6485" w:rsidR="00BA4088" w:rsidRPr="00B82CD3" w:rsidRDefault="00BA4088" w:rsidP="00BA4088">
            <w:pPr>
              <w:rPr>
                <w:sz w:val="18"/>
                <w:szCs w:val="18"/>
                <w:lang w:val="x-none"/>
              </w:rPr>
            </w:pPr>
            <w:r w:rsidRPr="00907563">
              <w:rPr>
                <w:sz w:val="18"/>
                <w:szCs w:val="18"/>
                <w:lang w:val="x-none"/>
              </w:rPr>
              <w:t>object to the changes and request modifications to the proposed subcontracting changes before their implementation.</w:t>
            </w:r>
          </w:p>
        </w:tc>
        <w:tc>
          <w:tcPr>
            <w:tcW w:w="1710" w:type="dxa"/>
          </w:tcPr>
          <w:p w14:paraId="4C5908D3" w14:textId="145CF971" w:rsidR="00BA4088" w:rsidRDefault="00BA4088" w:rsidP="00BA4088">
            <w:pPr>
              <w:rPr>
                <w:sz w:val="18"/>
                <w:szCs w:val="18"/>
              </w:rPr>
            </w:pPr>
            <w:r w:rsidRPr="00256623">
              <w:rPr>
                <w:sz w:val="18"/>
                <w:szCs w:val="18"/>
              </w:rPr>
              <w:t>-</w:t>
            </w:r>
            <w:r>
              <w:rPr>
                <w:sz w:val="18"/>
                <w:szCs w:val="18"/>
              </w:rPr>
              <w:t xml:space="preserve"> M</w:t>
            </w:r>
            <w:r w:rsidR="001A43D8">
              <w:rPr>
                <w:sz w:val="18"/>
                <w:szCs w:val="18"/>
              </w:rPr>
              <w:t>850</w:t>
            </w:r>
          </w:p>
          <w:p w14:paraId="22E94E73" w14:textId="0EB45D93" w:rsidR="00BA4088" w:rsidRPr="00B82CD3" w:rsidRDefault="00BA4088" w:rsidP="00BA4088">
            <w:pPr>
              <w:rPr>
                <w:sz w:val="18"/>
                <w:szCs w:val="18"/>
              </w:rPr>
            </w:pPr>
            <w:r>
              <w:rPr>
                <w:sz w:val="18"/>
                <w:szCs w:val="18"/>
              </w:rPr>
              <w:t xml:space="preserve">- </w:t>
            </w:r>
            <w:r w:rsidRPr="00256623">
              <w:rPr>
                <w:sz w:val="18"/>
                <w:szCs w:val="18"/>
              </w:rPr>
              <w:t>DOR</w:t>
            </w:r>
            <w:r>
              <w:rPr>
                <w:sz w:val="18"/>
                <w:szCs w:val="18"/>
              </w:rPr>
              <w:t>A Supplement</w:t>
            </w:r>
          </w:p>
        </w:tc>
        <w:tc>
          <w:tcPr>
            <w:tcW w:w="7650" w:type="dxa"/>
          </w:tcPr>
          <w:p w14:paraId="3876787D" w14:textId="4DF47B6F" w:rsidR="00BA4088" w:rsidRPr="00B82CD3" w:rsidRDefault="00BA4088" w:rsidP="00BA4088">
            <w:pPr>
              <w:rPr>
                <w:b/>
                <w:bCs/>
                <w:sz w:val="18"/>
                <w:szCs w:val="18"/>
              </w:rPr>
            </w:pPr>
            <w:r w:rsidRPr="00B82CD3">
              <w:rPr>
                <w:b/>
                <w:bCs/>
                <w:sz w:val="18"/>
                <w:szCs w:val="18"/>
              </w:rPr>
              <w:t>M</w:t>
            </w:r>
            <w:r w:rsidR="001A43D8">
              <w:rPr>
                <w:b/>
                <w:bCs/>
                <w:sz w:val="18"/>
                <w:szCs w:val="18"/>
              </w:rPr>
              <w:t>850</w:t>
            </w:r>
            <w:r w:rsidRPr="00B82CD3">
              <w:rPr>
                <w:b/>
                <w:bCs/>
                <w:sz w:val="18"/>
                <w:szCs w:val="18"/>
              </w:rPr>
              <w:t>:</w:t>
            </w:r>
          </w:p>
          <w:p w14:paraId="33F93412" w14:textId="77777777" w:rsidR="00BA4088" w:rsidRPr="00B82CD3" w:rsidRDefault="00BA4088" w:rsidP="00BA4088">
            <w:pPr>
              <w:ind w:left="160"/>
              <w:contextualSpacing/>
              <w:jc w:val="both"/>
              <w:rPr>
                <w:sz w:val="18"/>
                <w:szCs w:val="18"/>
                <w:u w:val="single"/>
              </w:rPr>
            </w:pPr>
            <w:r w:rsidRPr="00B82CD3">
              <w:rPr>
                <w:sz w:val="18"/>
                <w:szCs w:val="18"/>
                <w:u w:val="single"/>
              </w:rPr>
              <w:t xml:space="preserve">Section </w:t>
            </w:r>
            <w:r>
              <w:rPr>
                <w:sz w:val="18"/>
                <w:szCs w:val="18"/>
                <w:u w:val="single"/>
              </w:rPr>
              <w:t>5(b)</w:t>
            </w:r>
          </w:p>
          <w:p w14:paraId="7A4F5626" w14:textId="038FC347" w:rsidR="00BA4088" w:rsidRDefault="00BA4088" w:rsidP="00BA4088">
            <w:pPr>
              <w:ind w:left="166"/>
              <w:rPr>
                <w:sz w:val="18"/>
                <w:szCs w:val="18"/>
              </w:rPr>
            </w:pPr>
            <w:r w:rsidRPr="00144783">
              <w:rPr>
                <w:sz w:val="18"/>
                <w:szCs w:val="18"/>
              </w:rPr>
              <w:t xml:space="preserve">If Customer, either acting </w:t>
            </w:r>
            <w:r w:rsidR="00DF63E5">
              <w:rPr>
                <w:sz w:val="18"/>
                <w:szCs w:val="18"/>
              </w:rPr>
              <w:t xml:space="preserve">as an FS Agent on behalf of a FS Entity, or upon instruction from the FS Entity’s Regulator, </w:t>
            </w:r>
            <w:r w:rsidRPr="00144783">
              <w:rPr>
                <w:sz w:val="18"/>
                <w:szCs w:val="18"/>
              </w:rPr>
              <w:t xml:space="preserve">requires a change to </w:t>
            </w:r>
            <w:r w:rsidR="00B82FA1">
              <w:rPr>
                <w:sz w:val="18"/>
                <w:szCs w:val="18"/>
              </w:rPr>
              <w:t xml:space="preserve">an existing services feature or control or a new services feature or control, </w:t>
            </w:r>
            <w:r w:rsidRPr="00144783">
              <w:rPr>
                <w:sz w:val="18"/>
                <w:szCs w:val="18"/>
              </w:rPr>
              <w:t xml:space="preserve">Customer may request such feature or control from Microsoft, and Microsoft will respond within a reasonable time, so that the parties can discuss if accommodating such request is feasible and, if so, how to accommodate </w:t>
            </w:r>
            <w:r w:rsidR="00B82FA1">
              <w:rPr>
                <w:sz w:val="18"/>
                <w:szCs w:val="18"/>
              </w:rPr>
              <w:t>that FS Entity’s</w:t>
            </w:r>
            <w:r w:rsidRPr="00144783">
              <w:rPr>
                <w:sz w:val="18"/>
                <w:szCs w:val="18"/>
              </w:rPr>
              <w:t xml:space="preserve"> requirements.</w:t>
            </w:r>
          </w:p>
          <w:p w14:paraId="50A8F82C" w14:textId="77777777" w:rsidR="00BA4088" w:rsidRDefault="00BA4088" w:rsidP="00BA4088">
            <w:pPr>
              <w:rPr>
                <w:sz w:val="18"/>
                <w:szCs w:val="18"/>
              </w:rPr>
            </w:pPr>
          </w:p>
          <w:p w14:paraId="7D45A04C" w14:textId="77777777" w:rsidR="00BA4088" w:rsidRPr="00B82CD3" w:rsidRDefault="00BA4088" w:rsidP="00BA4088">
            <w:pPr>
              <w:ind w:left="160"/>
              <w:contextualSpacing/>
              <w:jc w:val="both"/>
              <w:rPr>
                <w:sz w:val="18"/>
                <w:szCs w:val="18"/>
                <w:u w:val="single"/>
              </w:rPr>
            </w:pPr>
            <w:r w:rsidRPr="00B82CD3">
              <w:rPr>
                <w:sz w:val="18"/>
                <w:szCs w:val="18"/>
                <w:u w:val="single"/>
              </w:rPr>
              <w:t xml:space="preserve">Section </w:t>
            </w:r>
            <w:r>
              <w:rPr>
                <w:sz w:val="18"/>
                <w:szCs w:val="18"/>
                <w:u w:val="single"/>
              </w:rPr>
              <w:t>5(c)</w:t>
            </w:r>
          </w:p>
          <w:p w14:paraId="73238E86" w14:textId="3762C556" w:rsidR="00BA4088" w:rsidRPr="00144783" w:rsidRDefault="00BA4088" w:rsidP="00BA4088">
            <w:pPr>
              <w:ind w:left="166"/>
              <w:rPr>
                <w:sz w:val="18"/>
                <w:szCs w:val="18"/>
              </w:rPr>
            </w:pPr>
            <w:r w:rsidRPr="00144783">
              <w:rPr>
                <w:sz w:val="18"/>
                <w:szCs w:val="18"/>
              </w:rPr>
              <w:t>In the event Microsoft and Customer</w:t>
            </w:r>
            <w:r w:rsidR="00B82FA1">
              <w:rPr>
                <w:sz w:val="18"/>
                <w:szCs w:val="18"/>
              </w:rPr>
              <w:t>, as an FS Agent on behalf of an FS Entity,</w:t>
            </w:r>
            <w:r w:rsidRPr="00144783">
              <w:rPr>
                <w:sz w:val="18"/>
                <w:szCs w:val="18"/>
              </w:rPr>
              <w:t xml:space="preserve"> cannot come to a mutually satisfactory resolution to address concerns about regulatory changes or changes to the Online Service, Microsoft will provide </w:t>
            </w:r>
            <w:proofErr w:type="gramStart"/>
            <w:r w:rsidRPr="00144783">
              <w:rPr>
                <w:sz w:val="18"/>
                <w:szCs w:val="18"/>
              </w:rPr>
              <w:t>Customer</w:t>
            </w:r>
            <w:proofErr w:type="gramEnd"/>
            <w:r w:rsidRPr="00144783">
              <w:rPr>
                <w:sz w:val="18"/>
                <w:szCs w:val="18"/>
              </w:rPr>
              <w:t xml:space="preserve"> the reason(s) why Microsoft is unable or unwilling to accommodate such change(s).  Consistent with Section 6, Customer may then elect to terminate the specific Online Service, with no penalty, by providing reasonable written notice of termination.</w:t>
            </w:r>
          </w:p>
          <w:p w14:paraId="361FA1E4" w14:textId="77777777" w:rsidR="00BA4088" w:rsidRPr="00144783" w:rsidRDefault="00BA4088" w:rsidP="00BA4088">
            <w:pPr>
              <w:rPr>
                <w:b/>
                <w:bCs/>
              </w:rPr>
            </w:pPr>
          </w:p>
          <w:p w14:paraId="7692815D" w14:textId="77777777" w:rsidR="00BA4088" w:rsidRPr="005D0EE2" w:rsidRDefault="00BA4088" w:rsidP="00BA4088">
            <w:pPr>
              <w:rPr>
                <w:b/>
                <w:bCs/>
                <w:sz w:val="18"/>
                <w:szCs w:val="18"/>
              </w:rPr>
            </w:pPr>
            <w:r>
              <w:rPr>
                <w:b/>
                <w:bCs/>
                <w:sz w:val="18"/>
                <w:szCs w:val="18"/>
              </w:rPr>
              <w:t xml:space="preserve">DORA Supplement: </w:t>
            </w:r>
          </w:p>
          <w:p w14:paraId="6D79CF4F" w14:textId="77777777" w:rsidR="00BA4088" w:rsidRDefault="00BA4088" w:rsidP="00BA4088">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6B734B65" w14:textId="7512F3B8" w:rsidR="00BA4088" w:rsidRPr="00B82CD3" w:rsidRDefault="00BA4088" w:rsidP="00B82FA1">
            <w:pPr>
              <w:ind w:left="256"/>
              <w:rPr>
                <w:b/>
                <w:bCs/>
                <w:sz w:val="18"/>
                <w:szCs w:val="18"/>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 xml:space="preserve">Microsoft will notify Customer of changes to subcontracting arrangements, to the extent such changes could materially impact Microsoft’s ability to deliver Critical </w:t>
            </w:r>
            <w:r w:rsidRPr="001E63CF">
              <w:rPr>
                <w:rFonts w:eastAsia="Times New Roman" w:cs="Arial"/>
                <w:color w:val="000000"/>
                <w:sz w:val="18"/>
                <w:szCs w:val="18"/>
                <w:lang w:eastAsia="en-US"/>
              </w:rPr>
              <w:t>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470" w:type="dxa"/>
          </w:tcPr>
          <w:p w14:paraId="731CDAF1" w14:textId="50BA79D1" w:rsidR="00BA4088" w:rsidRDefault="00BA4088" w:rsidP="00BA4088">
            <w:pPr>
              <w:rPr>
                <w:rFonts w:cs="Arial"/>
                <w:sz w:val="18"/>
                <w:szCs w:val="18"/>
              </w:rPr>
            </w:pPr>
            <w:r>
              <w:rPr>
                <w:rFonts w:cs="Arial"/>
                <w:sz w:val="18"/>
                <w:szCs w:val="18"/>
              </w:rPr>
              <w:t xml:space="preserve">If material changes to Microsoft’s subcontracting arrangements exceed the Customer’s risk tolerance, Customer may raise these concerns with Microsoft, and the parties can discuss feasible </w:t>
            </w:r>
            <w:proofErr w:type="gramStart"/>
            <w:r>
              <w:rPr>
                <w:rFonts w:cs="Arial"/>
                <w:sz w:val="18"/>
                <w:szCs w:val="18"/>
              </w:rPr>
              <w:t>accommodations</w:t>
            </w:r>
            <w:proofErr w:type="gramEnd"/>
            <w:r>
              <w:rPr>
                <w:rFonts w:cs="Arial"/>
                <w:sz w:val="18"/>
                <w:szCs w:val="18"/>
              </w:rPr>
              <w:t>. (M</w:t>
            </w:r>
            <w:r w:rsidR="001A43D8">
              <w:rPr>
                <w:rFonts w:cs="Arial"/>
                <w:sz w:val="18"/>
                <w:szCs w:val="18"/>
              </w:rPr>
              <w:t>850</w:t>
            </w:r>
            <w:r>
              <w:rPr>
                <w:rFonts w:cs="Arial"/>
                <w:sz w:val="18"/>
                <w:szCs w:val="18"/>
              </w:rPr>
              <w:t>, 5(b) and 5(c))</w:t>
            </w:r>
          </w:p>
          <w:p w14:paraId="35084E8E" w14:textId="77777777" w:rsidR="00BA4088" w:rsidRDefault="00BA4088" w:rsidP="00BA4088">
            <w:pPr>
              <w:rPr>
                <w:rFonts w:cs="Arial"/>
                <w:sz w:val="18"/>
                <w:szCs w:val="18"/>
              </w:rPr>
            </w:pPr>
          </w:p>
          <w:p w14:paraId="412055AE" w14:textId="1ABA72EF" w:rsidR="00BA4088" w:rsidRPr="00B82CD3" w:rsidRDefault="00BA4088" w:rsidP="00BA4088">
            <w:pPr>
              <w:rPr>
                <w:sz w:val="18"/>
                <w:szCs w:val="18"/>
              </w:rPr>
            </w:pPr>
            <w:r>
              <w:rPr>
                <w:rFonts w:cs="Arial"/>
                <w:sz w:val="18"/>
                <w:szCs w:val="18"/>
              </w:rPr>
              <w:t xml:space="preserve">If the parties are unable to resolve the issue to the mutual satisfaction of the parties, Customer </w:t>
            </w:r>
            <w:proofErr w:type="gramStart"/>
            <w:r>
              <w:rPr>
                <w:rFonts w:cs="Arial"/>
                <w:sz w:val="18"/>
                <w:szCs w:val="18"/>
              </w:rPr>
              <w:t>may  terminate</w:t>
            </w:r>
            <w:proofErr w:type="gramEnd"/>
            <w:r>
              <w:rPr>
                <w:rFonts w:cs="Arial"/>
                <w:sz w:val="18"/>
                <w:szCs w:val="18"/>
              </w:rPr>
              <w:t xml:space="preserve"> its subscription with Microsoft without penalty or termination fee. Under such circumstances, Customer must provide written notice of termination. (DORA Supplement, 6.6)</w:t>
            </w:r>
          </w:p>
        </w:tc>
      </w:tr>
      <w:tr w:rsidR="00660C28" w14:paraId="01FD3D15" w14:textId="77777777" w:rsidTr="007F64A9">
        <w:trPr>
          <w:trHeight w:val="300"/>
        </w:trPr>
        <w:tc>
          <w:tcPr>
            <w:tcW w:w="535" w:type="dxa"/>
            <w:shd w:val="clear" w:color="auto" w:fill="E8E8E8" w:themeFill="background2"/>
          </w:tcPr>
          <w:p w14:paraId="0CAA5DAE" w14:textId="77777777" w:rsidR="00660C28" w:rsidRPr="00DB3C0F" w:rsidRDefault="00660C28" w:rsidP="0063537B">
            <w:pPr>
              <w:pStyle w:val="ListParagraph"/>
              <w:numPr>
                <w:ilvl w:val="0"/>
                <w:numId w:val="12"/>
              </w:numPr>
              <w:ind w:left="420"/>
              <w:rPr>
                <w:b/>
                <w:bCs/>
                <w:sz w:val="18"/>
                <w:szCs w:val="18"/>
              </w:rPr>
            </w:pPr>
          </w:p>
        </w:tc>
        <w:tc>
          <w:tcPr>
            <w:tcW w:w="1486" w:type="dxa"/>
          </w:tcPr>
          <w:p w14:paraId="7ED8821F" w14:textId="59E0F408" w:rsidR="00660C28" w:rsidRDefault="00660C28" w:rsidP="00660C28">
            <w:pPr>
              <w:rPr>
                <w:sz w:val="18"/>
                <w:szCs w:val="18"/>
              </w:rPr>
            </w:pPr>
            <w:r w:rsidRPr="00B82CD3">
              <w:rPr>
                <w:sz w:val="18"/>
                <w:szCs w:val="18"/>
              </w:rPr>
              <w:t>Subcontracting RTS Art. 7</w:t>
            </w:r>
          </w:p>
        </w:tc>
        <w:tc>
          <w:tcPr>
            <w:tcW w:w="3734" w:type="dxa"/>
          </w:tcPr>
          <w:p w14:paraId="25FEB265" w14:textId="77777777" w:rsidR="00660C28" w:rsidRPr="00B82CD3" w:rsidRDefault="00660C28" w:rsidP="00660C28">
            <w:pPr>
              <w:rPr>
                <w:sz w:val="18"/>
                <w:szCs w:val="18"/>
                <w:lang w:val="x-none"/>
              </w:rPr>
            </w:pPr>
            <w:r w:rsidRPr="00B82CD3">
              <w:rPr>
                <w:sz w:val="18"/>
                <w:szCs w:val="18"/>
                <w:lang w:val="x-none"/>
              </w:rPr>
              <w:t>Without prejudice to Article 28 paragraph (7) of Regulation (EU) 2022/2554, the financial entity has a right to terminate the agreement with the ICT third-party service provider in each of the following cases:</w:t>
            </w:r>
          </w:p>
          <w:p w14:paraId="370E9E37" w14:textId="77777777" w:rsidR="00660C28" w:rsidRPr="00B82CD3" w:rsidRDefault="00660C28" w:rsidP="00660C28">
            <w:pPr>
              <w:rPr>
                <w:sz w:val="18"/>
                <w:szCs w:val="18"/>
                <w:lang w:val="x-none"/>
              </w:rPr>
            </w:pPr>
          </w:p>
          <w:p w14:paraId="46D86F6F" w14:textId="77777777" w:rsidR="00660C28" w:rsidRPr="00B82CD3" w:rsidRDefault="00660C28" w:rsidP="0063537B">
            <w:pPr>
              <w:pStyle w:val="ListParagraph"/>
              <w:numPr>
                <w:ilvl w:val="0"/>
                <w:numId w:val="17"/>
              </w:numPr>
              <w:ind w:left="301" w:hanging="270"/>
              <w:rPr>
                <w:sz w:val="18"/>
                <w:szCs w:val="18"/>
                <w:lang w:val="x-none"/>
              </w:rPr>
            </w:pPr>
            <w:r w:rsidRPr="00B82CD3">
              <w:rPr>
                <w:sz w:val="18"/>
                <w:szCs w:val="18"/>
                <w:lang w:val="x-none"/>
              </w:rPr>
              <w:t>when the ICT third-party service provider implements material changes to subcontracting arrangements regarding the provision of ICT services supporting critical or important functions despite the objection and request for modifications to the changes by the financial entity referred to in Article 6;</w:t>
            </w:r>
          </w:p>
          <w:p w14:paraId="7837CBCA" w14:textId="77777777" w:rsidR="00660C28" w:rsidRPr="00B82CD3" w:rsidRDefault="00660C28" w:rsidP="0063537B">
            <w:pPr>
              <w:pStyle w:val="ListParagraph"/>
              <w:numPr>
                <w:ilvl w:val="0"/>
                <w:numId w:val="17"/>
              </w:numPr>
              <w:ind w:left="301" w:hanging="270"/>
              <w:rPr>
                <w:sz w:val="18"/>
                <w:szCs w:val="18"/>
                <w:lang w:val="x-none"/>
              </w:rPr>
            </w:pPr>
            <w:r w:rsidRPr="00B82CD3">
              <w:rPr>
                <w:sz w:val="18"/>
                <w:szCs w:val="18"/>
                <w:lang w:val="x-none"/>
              </w:rPr>
              <w:t>when the ICT third-party service provider implements material changes to subcontracting arrangements supporting critical or important functions before the end of the notice period without explicit approval by the financial entity, as referred to in Article 6;</w:t>
            </w:r>
          </w:p>
          <w:p w14:paraId="5304DC04" w14:textId="0F91F5C1" w:rsidR="00660C28" w:rsidRPr="0051324F" w:rsidRDefault="00660C28" w:rsidP="0063537B">
            <w:pPr>
              <w:pStyle w:val="ListParagraph"/>
              <w:numPr>
                <w:ilvl w:val="0"/>
                <w:numId w:val="17"/>
              </w:numPr>
              <w:ind w:left="301" w:hanging="270"/>
              <w:rPr>
                <w:sz w:val="18"/>
                <w:szCs w:val="18"/>
                <w:lang w:val="x-none"/>
              </w:rPr>
            </w:pPr>
            <w:r w:rsidRPr="00B82CD3">
              <w:rPr>
                <w:sz w:val="18"/>
                <w:szCs w:val="18"/>
                <w:lang w:val="x-none"/>
              </w:rPr>
              <w:t>when the ICT third-party service provider subcontracts an ICT service supporting a critical or important function not explicitly permitted to be subcontracted by the contractual agreement.</w:t>
            </w:r>
          </w:p>
        </w:tc>
        <w:tc>
          <w:tcPr>
            <w:tcW w:w="1710" w:type="dxa"/>
          </w:tcPr>
          <w:p w14:paraId="7C796FEC" w14:textId="6D8D99D8" w:rsidR="00660C28" w:rsidRPr="0051324F" w:rsidRDefault="00660C28" w:rsidP="00660C28">
            <w:pPr>
              <w:rPr>
                <w:sz w:val="18"/>
                <w:szCs w:val="18"/>
              </w:rPr>
            </w:pPr>
            <w:r w:rsidRPr="00B82CD3">
              <w:rPr>
                <w:sz w:val="18"/>
                <w:szCs w:val="18"/>
              </w:rPr>
              <w:t>- DORA Supplement</w:t>
            </w:r>
          </w:p>
        </w:tc>
        <w:tc>
          <w:tcPr>
            <w:tcW w:w="7650" w:type="dxa"/>
          </w:tcPr>
          <w:p w14:paraId="6C53DE2A" w14:textId="333ADE26" w:rsidR="00660C28" w:rsidRPr="00B82CD3" w:rsidRDefault="00660C28" w:rsidP="00660C28">
            <w:pPr>
              <w:rPr>
                <w:b/>
                <w:bCs/>
                <w:sz w:val="18"/>
                <w:szCs w:val="18"/>
              </w:rPr>
            </w:pPr>
            <w:r w:rsidRPr="00B82CD3">
              <w:rPr>
                <w:b/>
                <w:bCs/>
                <w:sz w:val="18"/>
                <w:szCs w:val="18"/>
              </w:rPr>
              <w:t>M</w:t>
            </w:r>
            <w:r>
              <w:rPr>
                <w:b/>
                <w:bCs/>
                <w:sz w:val="18"/>
                <w:szCs w:val="18"/>
              </w:rPr>
              <w:t>850</w:t>
            </w:r>
            <w:r w:rsidRPr="00B82CD3">
              <w:rPr>
                <w:b/>
                <w:bCs/>
                <w:sz w:val="18"/>
                <w:szCs w:val="18"/>
              </w:rPr>
              <w:t>:</w:t>
            </w:r>
          </w:p>
          <w:p w14:paraId="687EE445" w14:textId="77777777" w:rsidR="00660C28" w:rsidRPr="00B82CD3" w:rsidRDefault="00660C28" w:rsidP="00660C28">
            <w:pPr>
              <w:ind w:left="160"/>
              <w:contextualSpacing/>
              <w:jc w:val="both"/>
              <w:rPr>
                <w:sz w:val="18"/>
                <w:szCs w:val="18"/>
                <w:u w:val="single"/>
              </w:rPr>
            </w:pPr>
            <w:r w:rsidRPr="00B82CD3">
              <w:rPr>
                <w:sz w:val="18"/>
                <w:szCs w:val="18"/>
                <w:u w:val="single"/>
              </w:rPr>
              <w:t>Section 6</w:t>
            </w:r>
          </w:p>
          <w:p w14:paraId="67082460" w14:textId="77777777" w:rsidR="00660C28" w:rsidRPr="00B82CD3" w:rsidRDefault="00660C28" w:rsidP="00660C28">
            <w:pPr>
              <w:ind w:left="160"/>
              <w:contextualSpacing/>
              <w:jc w:val="both"/>
              <w:rPr>
                <w:sz w:val="18"/>
                <w:szCs w:val="18"/>
              </w:rPr>
            </w:pPr>
            <w:r w:rsidRPr="00B82CD3">
              <w:rPr>
                <w:sz w:val="18"/>
                <w:szCs w:val="18"/>
              </w:rPr>
              <w:t xml:space="preserve">Customer </w:t>
            </w:r>
            <w:proofErr w:type="gramStart"/>
            <w:r w:rsidRPr="00B82CD3">
              <w:rPr>
                <w:sz w:val="18"/>
                <w:szCs w:val="18"/>
              </w:rPr>
              <w:t>may</w:t>
            </w:r>
            <w:proofErr w:type="gramEnd"/>
            <w:r w:rsidRPr="00B82CD3">
              <w:rPr>
                <w:sz w:val="18"/>
                <w:szCs w:val="18"/>
              </w:rPr>
              <w:t xml:space="preserve"> with no penalty, terminate an Online Service under the following scenarios by </w:t>
            </w:r>
            <w:r w:rsidRPr="00B82CD3">
              <w:rPr>
                <w:color w:val="000000"/>
                <w:sz w:val="18"/>
                <w:szCs w:val="18"/>
              </w:rPr>
              <w:t>providing</w:t>
            </w:r>
            <w:r w:rsidRPr="00B82CD3">
              <w:rPr>
                <w:sz w:val="18"/>
                <w:szCs w:val="18"/>
              </w:rPr>
              <w:t xml:space="preserve"> Microsoft with reasonable written notice that identifies the applicable scenario with reasonable details showing the grounds on which the termination notice is premised:</w:t>
            </w:r>
          </w:p>
          <w:p w14:paraId="3E6853A3" w14:textId="022C7DEB" w:rsidR="00660C28" w:rsidRDefault="00660C28" w:rsidP="00660C28">
            <w:pPr>
              <w:ind w:left="436"/>
              <w:contextualSpacing/>
              <w:jc w:val="both"/>
              <w:rPr>
                <w:sz w:val="18"/>
                <w:szCs w:val="18"/>
              </w:rPr>
            </w:pPr>
            <w:r w:rsidRPr="00B82CD3">
              <w:rPr>
                <w:sz w:val="18"/>
                <w:szCs w:val="18"/>
              </w:rPr>
              <w:t>(</w:t>
            </w:r>
            <w:r>
              <w:rPr>
                <w:sz w:val="18"/>
                <w:szCs w:val="18"/>
              </w:rPr>
              <w:t>b</w:t>
            </w:r>
            <w:r w:rsidRPr="00B82CD3">
              <w:rPr>
                <w:sz w:val="18"/>
                <w:szCs w:val="18"/>
              </w:rPr>
              <w:t>) Upon Microsoft’s breach of applicable law, regulations or its obligations under this Amendment</w:t>
            </w:r>
          </w:p>
          <w:p w14:paraId="6ACD2361" w14:textId="77777777" w:rsidR="00660C28" w:rsidRPr="00B82CD3" w:rsidRDefault="00660C28" w:rsidP="00660C28">
            <w:pPr>
              <w:ind w:left="436"/>
              <w:contextualSpacing/>
              <w:jc w:val="both"/>
              <w:rPr>
                <w:sz w:val="18"/>
                <w:szCs w:val="18"/>
              </w:rPr>
            </w:pPr>
          </w:p>
          <w:p w14:paraId="435D691C" w14:textId="77777777" w:rsidR="00660C28" w:rsidRPr="00B82CD3" w:rsidRDefault="00660C28" w:rsidP="00660C28">
            <w:pPr>
              <w:rPr>
                <w:color w:val="000000"/>
                <w:sz w:val="18"/>
                <w:szCs w:val="18"/>
                <w:u w:val="single"/>
              </w:rPr>
            </w:pPr>
            <w:r w:rsidRPr="00B82CD3">
              <w:rPr>
                <w:b/>
                <w:bCs/>
                <w:sz w:val="18"/>
                <w:szCs w:val="18"/>
              </w:rPr>
              <w:t>DORA Supplement:</w:t>
            </w:r>
          </w:p>
          <w:p w14:paraId="7196294A" w14:textId="77777777" w:rsidR="00660C28" w:rsidRPr="00B82CD3" w:rsidRDefault="00660C28" w:rsidP="00660C28">
            <w:pPr>
              <w:ind w:left="160"/>
              <w:contextualSpacing/>
              <w:rPr>
                <w:color w:val="000000"/>
                <w:sz w:val="18"/>
                <w:szCs w:val="18"/>
                <w:u w:val="single"/>
                <w:lang w:eastAsia="en-US"/>
              </w:rPr>
            </w:pPr>
            <w:r w:rsidRPr="00B82CD3">
              <w:rPr>
                <w:color w:val="000000"/>
                <w:sz w:val="18"/>
                <w:szCs w:val="18"/>
                <w:u w:val="single"/>
              </w:rPr>
              <w:t>Section 6.1</w:t>
            </w:r>
          </w:p>
          <w:p w14:paraId="28BAFF16" w14:textId="77777777" w:rsidR="00660C28" w:rsidRPr="00B82CD3" w:rsidRDefault="00660C28" w:rsidP="00660C28">
            <w:pPr>
              <w:ind w:left="160"/>
              <w:contextualSpacing/>
              <w:rPr>
                <w:color w:val="000000"/>
                <w:sz w:val="18"/>
                <w:szCs w:val="18"/>
              </w:rPr>
            </w:pPr>
            <w:r w:rsidRPr="00B82CD3">
              <w:rPr>
                <w:b/>
                <w:bCs/>
                <w:color w:val="000000"/>
                <w:sz w:val="18"/>
                <w:szCs w:val="18"/>
              </w:rPr>
              <w:t xml:space="preserve">Consent to use of Important Providers. </w:t>
            </w:r>
            <w:r w:rsidRPr="00B82CD3">
              <w:rPr>
                <w:color w:val="000000"/>
                <w:sz w:val="18"/>
                <w:szCs w:val="18"/>
              </w:rPr>
              <w:t xml:space="preserve">The parties acknowledge and agree that Microsoft may engage with Important Providers to provide Customer with Critical or Important Online Services. Microsoft will remain responsible for </w:t>
            </w:r>
            <w:proofErr w:type="gramStart"/>
            <w:r w:rsidRPr="00B82CD3">
              <w:rPr>
                <w:color w:val="000000"/>
                <w:sz w:val="18"/>
                <w:szCs w:val="18"/>
              </w:rPr>
              <w:t>Important</w:t>
            </w:r>
            <w:proofErr w:type="gramEnd"/>
            <w:r w:rsidRPr="00B82CD3">
              <w:rPr>
                <w:color w:val="000000"/>
                <w:sz w:val="18"/>
                <w:szCs w:val="18"/>
              </w:rPr>
              <w:t xml:space="preserve"> Providers’ compliance with Microsoft’s obligations under the Enrollment.</w:t>
            </w:r>
          </w:p>
          <w:p w14:paraId="28D8A491" w14:textId="77777777" w:rsidR="00660C28" w:rsidRPr="00B82CD3" w:rsidRDefault="00660C28" w:rsidP="00660C28">
            <w:pPr>
              <w:ind w:left="160"/>
              <w:contextualSpacing/>
              <w:rPr>
                <w:color w:val="000000"/>
                <w:sz w:val="18"/>
                <w:szCs w:val="18"/>
                <w:u w:val="single"/>
              </w:rPr>
            </w:pPr>
          </w:p>
          <w:p w14:paraId="1A2E23A6" w14:textId="77777777" w:rsidR="00660C28" w:rsidRPr="00B82CD3" w:rsidRDefault="00660C28" w:rsidP="00660C28">
            <w:pPr>
              <w:ind w:left="160"/>
              <w:contextualSpacing/>
              <w:rPr>
                <w:color w:val="000000"/>
                <w:sz w:val="18"/>
                <w:szCs w:val="18"/>
              </w:rPr>
            </w:pPr>
            <w:r w:rsidRPr="00B82CD3">
              <w:rPr>
                <w:color w:val="000000"/>
                <w:sz w:val="18"/>
                <w:szCs w:val="18"/>
                <w:u w:val="single"/>
              </w:rPr>
              <w:t>Section 6.6</w:t>
            </w:r>
            <w:r w:rsidRPr="00B82CD3">
              <w:rPr>
                <w:color w:val="000000"/>
                <w:sz w:val="18"/>
                <w:szCs w:val="18"/>
              </w:rPr>
              <w:t xml:space="preserve"> </w:t>
            </w:r>
          </w:p>
          <w:p w14:paraId="59C7B535" w14:textId="771A4A07" w:rsidR="00660C28" w:rsidRDefault="00660C28" w:rsidP="00660C28">
            <w:pPr>
              <w:ind w:left="160"/>
              <w:contextualSpacing/>
              <w:rPr>
                <w:b/>
                <w:bCs/>
                <w:sz w:val="18"/>
                <w:szCs w:val="18"/>
              </w:rPr>
            </w:pPr>
            <w:r w:rsidRPr="00B82CD3">
              <w:rPr>
                <w:b/>
                <w:bCs/>
                <w:color w:val="000000"/>
                <w:sz w:val="18"/>
                <w:szCs w:val="18"/>
              </w:rPr>
              <w:t xml:space="preserve">Material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470" w:type="dxa"/>
          </w:tcPr>
          <w:p w14:paraId="4696ED9F" w14:textId="7832A17D" w:rsidR="00660C28" w:rsidRPr="00B82CD3" w:rsidRDefault="00660C28" w:rsidP="00660C28">
            <w:pPr>
              <w:rPr>
                <w:sz w:val="18"/>
                <w:szCs w:val="18"/>
              </w:rPr>
            </w:pPr>
            <w:r w:rsidRPr="00B82CD3">
              <w:rPr>
                <w:sz w:val="18"/>
                <w:szCs w:val="18"/>
              </w:rPr>
              <w:t xml:space="preserve">Section 6.6 of the DORA Supplement allows customers to terminate when </w:t>
            </w:r>
            <w:proofErr w:type="gramStart"/>
            <w:r w:rsidRPr="00B82CD3">
              <w:rPr>
                <w:sz w:val="18"/>
                <w:szCs w:val="18"/>
              </w:rPr>
              <w:t>customer</w:t>
            </w:r>
            <w:proofErr w:type="gramEnd"/>
            <w:r w:rsidRPr="00B82CD3">
              <w:rPr>
                <w:sz w:val="18"/>
                <w:szCs w:val="18"/>
              </w:rPr>
              <w:t xml:space="preserve"> does not approve of proposed changes to Microsoft’s subcontracting arrangements. Customers may also terminate services in circumstances where Microsoft breaches its obligations, such as implementing a material change to </w:t>
            </w:r>
            <w:proofErr w:type="gramStart"/>
            <w:r w:rsidRPr="00B82CD3">
              <w:rPr>
                <w:sz w:val="18"/>
                <w:szCs w:val="18"/>
              </w:rPr>
              <w:t>subcontracting</w:t>
            </w:r>
            <w:proofErr w:type="gramEnd"/>
            <w:r w:rsidRPr="00B82CD3">
              <w:rPr>
                <w:sz w:val="18"/>
                <w:szCs w:val="18"/>
              </w:rPr>
              <w:t xml:space="preserve"> arrangements before the end of the notice period. (</w:t>
            </w:r>
            <w:r>
              <w:rPr>
                <w:sz w:val="18"/>
                <w:szCs w:val="18"/>
              </w:rPr>
              <w:t>M850</w:t>
            </w:r>
            <w:r w:rsidRPr="00B82CD3">
              <w:rPr>
                <w:sz w:val="18"/>
                <w:szCs w:val="18"/>
              </w:rPr>
              <w:t xml:space="preserve">, </w:t>
            </w:r>
            <w:r>
              <w:rPr>
                <w:sz w:val="18"/>
                <w:szCs w:val="18"/>
              </w:rPr>
              <w:t>6</w:t>
            </w:r>
            <w:r w:rsidRPr="00B82CD3">
              <w:rPr>
                <w:sz w:val="18"/>
                <w:szCs w:val="18"/>
              </w:rPr>
              <w:t>(</w:t>
            </w:r>
            <w:r>
              <w:rPr>
                <w:sz w:val="18"/>
                <w:szCs w:val="18"/>
              </w:rPr>
              <w:t>b</w:t>
            </w:r>
            <w:r w:rsidRPr="00B82CD3">
              <w:rPr>
                <w:sz w:val="18"/>
                <w:szCs w:val="18"/>
              </w:rPr>
              <w:t>)).</w:t>
            </w:r>
          </w:p>
          <w:p w14:paraId="2726C900" w14:textId="77777777" w:rsidR="00660C28" w:rsidRPr="00B82CD3" w:rsidRDefault="00660C28" w:rsidP="00660C28">
            <w:pPr>
              <w:rPr>
                <w:sz w:val="18"/>
                <w:szCs w:val="18"/>
              </w:rPr>
            </w:pPr>
          </w:p>
          <w:p w14:paraId="5D7F917C" w14:textId="15F9CF7B" w:rsidR="00660C28" w:rsidRDefault="00660C28" w:rsidP="00660C28">
            <w:pPr>
              <w:rPr>
                <w:rFonts w:cs="Arial"/>
                <w:sz w:val="18"/>
                <w:szCs w:val="18"/>
              </w:rPr>
            </w:pPr>
            <w:r w:rsidRPr="00B82CD3">
              <w:rPr>
                <w:sz w:val="18"/>
                <w:szCs w:val="18"/>
              </w:rPr>
              <w:t>Article 7(c) of the Subcontracting RTS does not apply since Microsoft states that it may engage with Important Providers to provide any services supporting a critical or important function.</w:t>
            </w:r>
          </w:p>
        </w:tc>
      </w:tr>
    </w:tbl>
    <w:p w14:paraId="56D5CF26" w14:textId="77777777" w:rsidR="00345A8F" w:rsidRPr="00345A8F" w:rsidRDefault="00345A8F" w:rsidP="00345A8F">
      <w:pPr>
        <w:spacing w:line="240" w:lineRule="auto"/>
        <w:rPr>
          <w:sz w:val="22"/>
          <w:szCs w:val="22"/>
        </w:rPr>
      </w:pPr>
    </w:p>
    <w:p w14:paraId="6378CF93" w14:textId="77777777" w:rsidR="00D0497E" w:rsidRPr="00055F95" w:rsidRDefault="00D0497E" w:rsidP="00884148">
      <w:pPr>
        <w:rPr>
          <w:sz w:val="18"/>
          <w:szCs w:val="18"/>
        </w:rPr>
      </w:pPr>
    </w:p>
    <w:sectPr w:rsidR="00D0497E" w:rsidRPr="00055F95" w:rsidSect="009C031C">
      <w:headerReference w:type="even" r:id="rId26"/>
      <w:headerReference w:type="default" r:id="rId27"/>
      <w:footerReference w:type="default" r:id="rId28"/>
      <w:headerReference w:type="first" r:id="rId29"/>
      <w:footerReference w:type="first" r:id="rId33"/>
      <w:footerReference w:type="even" r:id="rId34"/>
      <w:pgSz w:w="23811" w:h="16838" w:orient="landscape"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2AD7" w14:textId="77777777" w:rsidR="007B62EA" w:rsidRDefault="007B62EA">
      <w:pPr>
        <w:spacing w:after="0" w:line="240" w:lineRule="auto"/>
      </w:pPr>
      <w:r>
        <w:separator/>
      </w:r>
    </w:p>
  </w:endnote>
  <w:endnote w:type="continuationSeparator" w:id="0">
    <w:p w14:paraId="6BB0069D" w14:textId="77777777" w:rsidR="007B62EA" w:rsidRDefault="007B62EA">
      <w:pPr>
        <w:spacing w:after="0" w:line="240" w:lineRule="auto"/>
      </w:pPr>
      <w:r>
        <w:continuationSeparator/>
      </w:r>
    </w:p>
  </w:endnote>
  <w:endnote w:type="continuationNotice" w:id="1">
    <w:p w14:paraId="5E751D6D" w14:textId="77777777" w:rsidR="0063537B" w:rsidRDefault="006353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UAlbertina">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D628" w14:textId="77777777" w:rsidR="009A43CD" w:rsidRDefault="009A43CD"/>
  <w:tbl>
    <w:tblPr>
      <w:tblW w:w="0" w:type="auto"/>
      <w:tblLayout w:type="fixed"/>
      <w:tblLook w:val="06A0" w:firstRow="1" w:lastRow="0" w:firstColumn="1" w:lastColumn="0" w:noHBand="1" w:noVBand="1"/>
    </w:tblPr>
    <w:tblGrid>
      <w:gridCol w:w="6000"/>
      <w:gridCol w:w="6000"/>
      <w:gridCol w:w="6000"/>
    </w:tblGrid>
    <w:tr w:rsidR="000B722B" w14:paraId="0186AA51" w14:textId="77777777" w:rsidTr="2F8701D7">
      <w:trPr>
        <w:trHeight w:val="300"/>
      </w:trPr>
      <w:tc>
        <w:tcPr>
          <w:tcW w:w="6000" w:type="dxa"/>
        </w:tcPr>
        <w:p w14:paraId="7222B683" w14:textId="77777777" w:rsidR="2F8701D7" w:rsidRDefault="2F8701D7" w:rsidP="2F8701D7">
          <w:pPr>
            <w:pStyle w:val="Header"/>
            <w:ind w:left="-115"/>
          </w:pPr>
        </w:p>
      </w:tc>
      <w:tc>
        <w:tcPr>
          <w:tcW w:w="6000" w:type="dxa"/>
        </w:tcPr>
        <w:p w14:paraId="38C0B4B4" w14:textId="77777777" w:rsidR="2F8701D7" w:rsidRPr="008E17DC" w:rsidRDefault="00660C28" w:rsidP="00735487">
          <w:pPr>
            <w:pStyle w:val="Header"/>
            <w:jc w:val="center"/>
            <w:rPr>
              <w:sz w:val="20"/>
              <w:szCs w:val="20"/>
            </w:rPr>
          </w:pPr>
          <w:r w:rsidRPr="008E17DC">
            <w:rPr>
              <w:sz w:val="20"/>
              <w:szCs w:val="20"/>
            </w:rPr>
            <w:t xml:space="preserve">Page </w:t>
          </w:r>
          <w:r w:rsidRPr="008E17DC">
            <w:rPr>
              <w:b/>
              <w:bCs/>
              <w:sz w:val="20"/>
              <w:szCs w:val="20"/>
            </w:rPr>
            <w:fldChar w:fldCharType="begin"/>
          </w:r>
          <w:r w:rsidRPr="008E17DC">
            <w:rPr>
              <w:b/>
              <w:bCs/>
              <w:sz w:val="20"/>
              <w:szCs w:val="20"/>
            </w:rPr>
            <w:instrText xml:space="preserve"> PAGE  \* Arabic  \* MERGEFORMAT </w:instrText>
          </w:r>
          <w:r w:rsidRPr="008E17DC">
            <w:rPr>
              <w:b/>
              <w:bCs/>
              <w:sz w:val="20"/>
              <w:szCs w:val="20"/>
            </w:rPr>
            <w:fldChar w:fldCharType="separate"/>
          </w:r>
          <w:r w:rsidRPr="008E17DC">
            <w:rPr>
              <w:b/>
              <w:bCs/>
              <w:noProof/>
              <w:sz w:val="20"/>
              <w:szCs w:val="20"/>
            </w:rPr>
            <w:t>1</w:t>
          </w:r>
          <w:r w:rsidRPr="008E17DC">
            <w:rPr>
              <w:b/>
              <w:bCs/>
              <w:sz w:val="20"/>
              <w:szCs w:val="20"/>
            </w:rPr>
            <w:fldChar w:fldCharType="end"/>
          </w:r>
          <w:r w:rsidRPr="008E17DC">
            <w:rPr>
              <w:sz w:val="20"/>
              <w:szCs w:val="20"/>
            </w:rPr>
            <w:t xml:space="preserve"> of </w:t>
          </w:r>
          <w:r w:rsidRPr="008E17DC">
            <w:rPr>
              <w:b/>
              <w:bCs/>
              <w:sz w:val="20"/>
              <w:szCs w:val="20"/>
            </w:rPr>
            <w:fldChar w:fldCharType="begin"/>
          </w:r>
          <w:r w:rsidRPr="008E17DC">
            <w:rPr>
              <w:b/>
              <w:bCs/>
              <w:sz w:val="20"/>
              <w:szCs w:val="20"/>
            </w:rPr>
            <w:instrText xml:space="preserve"> NUMPAGES  \* Arabic  \* MERGEFORMAT </w:instrText>
          </w:r>
          <w:r w:rsidRPr="008E17DC">
            <w:rPr>
              <w:b/>
              <w:bCs/>
              <w:sz w:val="20"/>
              <w:szCs w:val="20"/>
            </w:rPr>
            <w:fldChar w:fldCharType="separate"/>
          </w:r>
          <w:r w:rsidRPr="008E17DC">
            <w:rPr>
              <w:b/>
              <w:bCs/>
              <w:noProof/>
              <w:sz w:val="20"/>
              <w:szCs w:val="20"/>
            </w:rPr>
            <w:t>2</w:t>
          </w:r>
          <w:r w:rsidRPr="008E17DC">
            <w:rPr>
              <w:b/>
              <w:bCs/>
              <w:sz w:val="20"/>
              <w:szCs w:val="20"/>
            </w:rPr>
            <w:fldChar w:fldCharType="end"/>
          </w:r>
        </w:p>
      </w:tc>
      <w:tc>
        <w:tcPr>
          <w:tcW w:w="6000" w:type="dxa"/>
        </w:tcPr>
        <w:p w14:paraId="53E133A2" w14:textId="77777777" w:rsidR="2F8701D7" w:rsidRDefault="2F8701D7" w:rsidP="2F8701D7">
          <w:pPr>
            <w:pStyle w:val="Header"/>
            <w:ind w:right="-115"/>
            <w:jc w:val="right"/>
          </w:pPr>
        </w:p>
      </w:tc>
    </w:tr>
  </w:tbl>
  <w:p w14:paraId="26409E73" w14:textId="77777777" w:rsidR="00913E5F" w:rsidRDefault="00913E5F">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A7EE" w14:textId="77777777" w:rsidR="007B62EA" w:rsidRDefault="007B62EA">
      <w:pPr>
        <w:spacing w:after="0" w:line="240" w:lineRule="auto"/>
      </w:pPr>
      <w:r>
        <w:separator/>
      </w:r>
    </w:p>
  </w:footnote>
  <w:footnote w:type="continuationSeparator" w:id="0">
    <w:p w14:paraId="772CADC1" w14:textId="77777777" w:rsidR="007B62EA" w:rsidRDefault="007B62EA">
      <w:pPr>
        <w:spacing w:after="0" w:line="240" w:lineRule="auto"/>
      </w:pPr>
      <w:r>
        <w:continuationSeparator/>
      </w:r>
    </w:p>
  </w:footnote>
  <w:footnote w:type="continuationNotice" w:id="1">
    <w:p w14:paraId="4FC46D3A" w14:textId="77777777" w:rsidR="0063537B" w:rsidRDefault="006353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AEE7" w14:textId="77777777" w:rsidR="00475ABB" w:rsidRDefault="00660C28">
    <w:pPr>
      <w:pStyle w:val="Header"/>
    </w:pPr>
    <w:r>
      <w:rPr>
        <w:noProof/>
      </w:rPr>
      <mc:AlternateContent>
        <mc:Choice Requires="wps">
          <w:drawing>
            <wp:anchor distT="0" distB="0" distL="0" distR="0" simplePos="0" relativeHeight="251658243" behindDoc="0" locked="0" layoutInCell="1" allowOverlap="1" wp14:anchorId="73469519" wp14:editId="75D2C54F">
              <wp:simplePos x="0" y="0"/>
              <wp:positionH relativeFrom="page">
                <wp:align>center</wp:align>
              </wp:positionH>
              <wp:positionV relativeFrom="page">
                <wp:align>top</wp:align>
              </wp:positionV>
              <wp:extent cx="443865" cy="443865"/>
              <wp:effectExtent l="0" t="0" r="635" b="10160"/>
              <wp:wrapNone/>
              <wp:docPr id="2" name="Textfeld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8C8790"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469519" id="_x0000_t202" coordsize="21600,21600" o:spt="202" path="m,l,21600r21600,l21600,xe">
              <v:stroke joinstyle="miter"/>
              <v:path gradientshapeok="t" o:connecttype="rect"/>
            </v:shapetype>
            <v:shape id="Textfeld 2" o:spid="_x0000_s1026"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68C8790"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166A" w14:textId="77777777" w:rsidR="00C174D9" w:rsidRDefault="00660C28" w:rsidP="3C00F31D">
    <w:pPr>
      <w:pStyle w:val="paragraph"/>
      <w:spacing w:before="0" w:beforeAutospacing="0" w:after="0" w:afterAutospacing="0"/>
      <w:textAlignment w:val="baseline"/>
      <w:rPr>
        <w:rStyle w:val="eop"/>
        <w:rFonts w:ascii="Aptos" w:eastAsiaTheme="majorEastAsia" w:hAnsi="Aptos" w:cs="Segoe UI"/>
        <w:sz w:val="22"/>
        <w:szCs w:val="22"/>
      </w:rPr>
    </w:pPr>
    <w:r>
      <w:rPr>
        <w:rFonts w:ascii="Segoe UI" w:eastAsiaTheme="majorEastAsia" w:hAnsi="Segoe UI" w:cs="Segoe UI"/>
        <w:noProof/>
        <w:sz w:val="14"/>
        <w:szCs w:val="14"/>
      </w:rPr>
      <mc:AlternateContent>
        <mc:Choice Requires="wpg">
          <w:drawing>
            <wp:anchor distT="0" distB="0" distL="114300" distR="114300" simplePos="0" relativeHeight="251658241" behindDoc="0" locked="0" layoutInCell="1" allowOverlap="1" wp14:anchorId="31E850D3" wp14:editId="3871827F">
              <wp:simplePos x="0" y="0"/>
              <wp:positionH relativeFrom="page">
                <wp:align>right</wp:align>
              </wp:positionH>
              <wp:positionV relativeFrom="paragraph">
                <wp:posOffset>254000</wp:posOffset>
              </wp:positionV>
              <wp:extent cx="15179040" cy="67310"/>
              <wp:effectExtent l="0" t="0" r="3810" b="8890"/>
              <wp:wrapSquare wrapText="bothSides"/>
              <wp:docPr id="1620649173" name="Group 1"/>
              <wp:cNvGraphicFramePr/>
              <a:graphic xmlns:a="http://schemas.openxmlformats.org/drawingml/2006/main">
                <a:graphicData uri="http://schemas.microsoft.com/office/word/2010/wordprocessingGroup">
                  <wpg:wgp>
                    <wpg:cNvGrpSpPr/>
                    <wpg:grpSpPr>
                      <a:xfrm>
                        <a:off x="0" y="0"/>
                        <a:ext cx="15179040" cy="67310"/>
                        <a:chOff x="0" y="0"/>
                        <a:chExt cx="15631216" cy="67310"/>
                      </a:xfrm>
                    </wpg:grpSpPr>
                    <pic:pic xmlns:pic="http://schemas.openxmlformats.org/drawingml/2006/picture">
                      <pic:nvPicPr>
                        <pic:cNvPr id="648425644" name="Picture 3" descr="Shap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flipV="1">
                          <a:off x="0" y="0"/>
                          <a:ext cx="7863840" cy="67310"/>
                        </a:xfrm>
                        <a:prstGeom prst="rect">
                          <a:avLst/>
                        </a:prstGeom>
                        <a:noFill/>
                        <a:ln>
                          <a:noFill/>
                        </a:ln>
                      </pic:spPr>
                    </pic:pic>
                    <pic:pic xmlns:pic="http://schemas.openxmlformats.org/drawingml/2006/picture">
                      <pic:nvPicPr>
                        <pic:cNvPr id="147837679" name="Picture 3" descr="Shap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flipH="1" flipV="1">
                          <a:off x="7767376" y="0"/>
                          <a:ext cx="7863840" cy="67310"/>
                        </a:xfrm>
                        <a:prstGeom prst="rect">
                          <a:avLst/>
                        </a:prstGeom>
                        <a:noFill/>
                        <a:ln>
                          <a:noFill/>
                        </a:ln>
                      </pic:spPr>
                    </pic:pic>
                  </wpg:wgp>
                </a:graphicData>
              </a:graphic>
              <wp14:sizeRelH relativeFrom="margin">
                <wp14:pctWidth>0</wp14:pctWidth>
              </wp14:sizeRelH>
            </wp:anchor>
          </w:drawing>
        </mc:Choice>
        <mc:Fallback>
          <w:pict>
            <v:group w14:anchorId="5E4DCDAB" id="Group 1" o:spid="_x0000_s1026" style="position:absolute;margin-left:1144pt;margin-top:20pt;width:1195.2pt;height:5.3pt;z-index:251658241;mso-position-horizontal:right;mso-position-horizontal-relative:page;mso-width-relative:margin" coordsize="156312,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Shape" style="position:absolute;width:78638;height:67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">
                <v:imagedata r:id="rId2" o:title="Shape"/>
              </v:shape>
              <v:shape id="Picture 3" o:spid="_x0000_s1028" type="#_x0000_t75" alt="Shape" style="position:absolute;left:77673;width:78639;height:673;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">
                <v:imagedata r:id="rId2" o:title="Shape"/>
              </v:shape>
              <w10:wrap type="square" anchorx="page"/>
            </v:group>
          </w:pict>
        </mc:Fallback>
      </mc:AlternateContent>
    </w:r>
    <w:r w:rsidRPr="00050FCE">
      <w:rPr>
        <w:rStyle w:val="wacimagecontainer"/>
        <w:rFonts w:ascii="Segoe UI" w:eastAsiaTheme="majorEastAsia" w:hAnsi="Segoe UI" w:cs="Segoe UI"/>
        <w:noProof/>
        <w:sz w:val="14"/>
        <w:szCs w:val="14"/>
      </w:rPr>
      <w:drawing>
        <wp:anchor distT="0" distB="0" distL="114300" distR="114300" simplePos="0" relativeHeight="251658240" behindDoc="0" locked="0" layoutInCell="1" allowOverlap="1" wp14:anchorId="75A825CA" wp14:editId="4EBEA68D">
          <wp:simplePos x="0" y="0"/>
          <wp:positionH relativeFrom="margin">
            <wp:align>right</wp:align>
          </wp:positionH>
          <wp:positionV relativeFrom="paragraph">
            <wp:posOffset>-227821</wp:posOffset>
          </wp:positionV>
          <wp:extent cx="1428750" cy="313690"/>
          <wp:effectExtent l="0" t="0" r="0" b="0"/>
          <wp:wrapSquare wrapText="bothSides"/>
          <wp:docPr id="1052769445" name="Picture 2"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69445" name="Picture 2" descr="A black and grey logo"/>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42875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475ABB">
      <w:rPr>
        <w:rFonts w:ascii="Segoe UI" w:eastAsiaTheme="majorEastAsia" w:hAnsi="Segoe UI" w:cs="Segoe UI"/>
        <w:noProof/>
        <w:sz w:val="14"/>
        <w:szCs w:val="14"/>
      </w:rPr>
      <mc:AlternateContent>
        <mc:Choice Requires="wps">
          <w:drawing>
            <wp:anchor distT="0" distB="0" distL="0" distR="0" simplePos="0" relativeHeight="251658244" behindDoc="0" locked="0" layoutInCell="1" allowOverlap="1" wp14:anchorId="030845EB" wp14:editId="6F6F01EA">
              <wp:simplePos x="0" y="0"/>
              <wp:positionH relativeFrom="page">
                <wp:align>center</wp:align>
              </wp:positionH>
              <wp:positionV relativeFrom="page">
                <wp:align>top</wp:align>
              </wp:positionV>
              <wp:extent cx="443865" cy="443865"/>
              <wp:effectExtent l="0" t="0" r="635" b="10160"/>
              <wp:wrapNone/>
              <wp:docPr id="3" name="Textfeld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BD292"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0845EB" id="_x0000_t202" coordsize="21600,21600" o:spt="202" path="m,l,21600r21600,l21600,xe">
              <v:stroke joinstyle="miter"/>
              <v:path gradientshapeok="t" o:connecttype="rect"/>
            </v:shapetype>
            <v:shape id="Textfeld 3" o:spid="_x0000_s1027" type="#_x0000_t202" alt="Confidenti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2B6BD292"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v:textbox>
              <w10:wrap anchorx="page" anchory="page"/>
            </v:shape>
          </w:pict>
        </mc:Fallback>
      </mc:AlternateContent>
    </w:r>
    <w:r w:rsidR="3C00F31D" w:rsidRPr="3C00F31D">
      <w:rPr>
        <w:rStyle w:val="normaltextrun"/>
        <w:rFonts w:ascii="Aptos" w:eastAsiaTheme="majorEastAsia" w:hAnsi="Aptos" w:cs="Segoe UI"/>
        <w:b/>
        <w:bCs/>
        <w:sz w:val="18"/>
        <w:szCs w:val="18"/>
      </w:rPr>
      <w:t>Confidential</w:t>
    </w:r>
    <w:r w:rsidR="007A11F3" w:rsidRPr="007A11F3">
      <w:rPr>
        <w:rStyle w:val="normaltextrun"/>
        <w:rFonts w:ascii="Aptos" w:eastAsiaTheme="majorEastAsia" w:hAnsi="Aptos" w:cs="Segoe UI"/>
        <w:b/>
        <w:bCs/>
        <w:sz w:val="18"/>
        <w:szCs w:val="18"/>
      </w:rPr>
      <w:t xml:space="preserve"> – Not for Distribution</w:t>
    </w:r>
    <w:r w:rsidR="3C00F31D" w:rsidRPr="3C00F31D">
      <w:rPr>
        <w:rStyle w:val="eop"/>
        <w:rFonts w:ascii="Aptos" w:eastAsiaTheme="majorEastAsia" w:hAnsi="Aptos" w:cs="Segoe UI"/>
        <w:sz w:val="22"/>
        <w:szCs w:val="22"/>
      </w:rPr>
      <w:t> </w:t>
    </w:r>
  </w:p>
  <w:p w14:paraId="2BDFB37E" w14:textId="77777777" w:rsidR="009A43CD" w:rsidRDefault="009A43CD" w:rsidP="3C00F31D">
    <w:pPr>
      <w:pStyle w:val="paragraph"/>
      <w:spacing w:before="0" w:beforeAutospacing="0" w:after="0" w:afterAutospacing="0"/>
      <w:textAlignment w:val="baseline"/>
      <w:rPr>
        <w:rStyle w:val="eop"/>
        <w:rFonts w:ascii="Aptos" w:eastAsiaTheme="majorEastAsia" w:hAnsi="Aptos" w:cs="Segoe UI"/>
        <w:sz w:val="22"/>
        <w:szCs w:val="22"/>
      </w:rPr>
    </w:pPr>
  </w:p>
  <w:p w14:paraId="3FF5B5D6" w14:textId="77777777" w:rsidR="009A43CD" w:rsidRDefault="009A43CD" w:rsidP="3C00F31D">
    <w:pPr>
      <w:pStyle w:val="paragraph"/>
      <w:spacing w:before="0" w:beforeAutospacing="0" w:after="0" w:afterAutospacing="0"/>
      <w:textAlignment w:val="baseline"/>
      <w:rPr>
        <w:rFonts w:ascii="Segoe UI" w:hAnsi="Segoe UI" w:cs="Segoe UI"/>
        <w:sz w:val="18"/>
        <w:szCs w:val="18"/>
      </w:rPr>
    </w:pPr>
  </w:p>
  <w:p w14:paraId="504DB8C2" w14:textId="77777777" w:rsidR="00C174D9" w:rsidRPr="001A38E2" w:rsidRDefault="00C174D9" w:rsidP="001A38E2">
    <w:pPr>
      <w:pStyle w:val="paragraph"/>
      <w:spacing w:before="0" w:beforeAutospacing="0" w:after="0" w:afterAutospacing="0"/>
      <w:ind w:left="180"/>
      <w:textAlignment w:val="baseline"/>
      <w:rPr>
        <w:rFonts w:ascii="Segoe UI" w:hAnsi="Segoe UI" w:cs="Segoe U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CCA9" w14:textId="77777777" w:rsidR="00475ABB" w:rsidRDefault="00660C28">
    <w:pPr>
      <w:pStyle w:val="Header"/>
    </w:pPr>
    <w:r>
      <w:rPr>
        <w:noProof/>
      </w:rPr>
      <mc:AlternateContent>
        <mc:Choice Requires="wps">
          <w:drawing>
            <wp:anchor distT="0" distB="0" distL="0" distR="0" simplePos="0" relativeHeight="251658242" behindDoc="0" locked="0" layoutInCell="1" allowOverlap="1" wp14:anchorId="10A95B09" wp14:editId="4C161766">
              <wp:simplePos x="0" y="0"/>
              <wp:positionH relativeFrom="page">
                <wp:align>center</wp:align>
              </wp:positionH>
              <wp:positionV relativeFrom="page">
                <wp:align>top</wp:align>
              </wp:positionV>
              <wp:extent cx="443865" cy="443865"/>
              <wp:effectExtent l="0" t="0" r="635" b="10160"/>
              <wp:wrapNone/>
              <wp:docPr id="1" name="Textfeld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DAC040"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A95B09" id="_x0000_t202" coordsize="21600,21600" o:spt="202" path="m,l,21600r21600,l21600,xe">
              <v:stroke joinstyle="miter"/>
              <v:path gradientshapeok="t" o:connecttype="rect"/>
            </v:shapetype>
            <v:shape id="Textfeld 1" o:spid="_x0000_s1028" type="#_x0000_t202" alt="Confidential"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7DDAC040" w14:textId="77777777" w:rsidR="00475ABB" w:rsidRPr="00475ABB" w:rsidRDefault="00660C28"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5438"/>
    <w:multiLevelType w:val="hybridMultilevel"/>
    <w:tmpl w:val="ECA07B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711BA"/>
    <w:multiLevelType w:val="hybridMultilevel"/>
    <w:tmpl w:val="6F2C7016"/>
    <w:lvl w:ilvl="0" w:tplc="57ACF602">
      <w:start w:val="1"/>
      <w:numFmt w:val="bullet"/>
      <w:lvlText w:val="-"/>
      <w:lvlJc w:val="left"/>
      <w:pPr>
        <w:ind w:left="720" w:hanging="360"/>
      </w:pPr>
      <w:rPr>
        <w:rFonts w:ascii="Aptos" w:eastAsiaTheme="minorEastAsia" w:hAnsi="Aptos" w:cstheme="minorBidi" w:hint="default"/>
      </w:rPr>
    </w:lvl>
    <w:lvl w:ilvl="1" w:tplc="5B5E9302" w:tentative="1">
      <w:start w:val="1"/>
      <w:numFmt w:val="bullet"/>
      <w:lvlText w:val="o"/>
      <w:lvlJc w:val="left"/>
      <w:pPr>
        <w:ind w:left="1440" w:hanging="360"/>
      </w:pPr>
      <w:rPr>
        <w:rFonts w:ascii="Courier New" w:hAnsi="Courier New" w:cs="Courier New" w:hint="default"/>
      </w:rPr>
    </w:lvl>
    <w:lvl w:ilvl="2" w:tplc="3650F4BA" w:tentative="1">
      <w:start w:val="1"/>
      <w:numFmt w:val="bullet"/>
      <w:lvlText w:val=""/>
      <w:lvlJc w:val="left"/>
      <w:pPr>
        <w:ind w:left="2160" w:hanging="360"/>
      </w:pPr>
      <w:rPr>
        <w:rFonts w:ascii="Wingdings" w:hAnsi="Wingdings" w:hint="default"/>
      </w:rPr>
    </w:lvl>
    <w:lvl w:ilvl="3" w:tplc="4EC69A12" w:tentative="1">
      <w:start w:val="1"/>
      <w:numFmt w:val="bullet"/>
      <w:lvlText w:val=""/>
      <w:lvlJc w:val="left"/>
      <w:pPr>
        <w:ind w:left="2880" w:hanging="360"/>
      </w:pPr>
      <w:rPr>
        <w:rFonts w:ascii="Symbol" w:hAnsi="Symbol" w:hint="default"/>
      </w:rPr>
    </w:lvl>
    <w:lvl w:ilvl="4" w:tplc="33C449C6" w:tentative="1">
      <w:start w:val="1"/>
      <w:numFmt w:val="bullet"/>
      <w:lvlText w:val="o"/>
      <w:lvlJc w:val="left"/>
      <w:pPr>
        <w:ind w:left="3600" w:hanging="360"/>
      </w:pPr>
      <w:rPr>
        <w:rFonts w:ascii="Courier New" w:hAnsi="Courier New" w:cs="Courier New" w:hint="default"/>
      </w:rPr>
    </w:lvl>
    <w:lvl w:ilvl="5" w:tplc="92065488" w:tentative="1">
      <w:start w:val="1"/>
      <w:numFmt w:val="bullet"/>
      <w:lvlText w:val=""/>
      <w:lvlJc w:val="left"/>
      <w:pPr>
        <w:ind w:left="4320" w:hanging="360"/>
      </w:pPr>
      <w:rPr>
        <w:rFonts w:ascii="Wingdings" w:hAnsi="Wingdings" w:hint="default"/>
      </w:rPr>
    </w:lvl>
    <w:lvl w:ilvl="6" w:tplc="7EDC65FC" w:tentative="1">
      <w:start w:val="1"/>
      <w:numFmt w:val="bullet"/>
      <w:lvlText w:val=""/>
      <w:lvlJc w:val="left"/>
      <w:pPr>
        <w:ind w:left="5040" w:hanging="360"/>
      </w:pPr>
      <w:rPr>
        <w:rFonts w:ascii="Symbol" w:hAnsi="Symbol" w:hint="default"/>
      </w:rPr>
    </w:lvl>
    <w:lvl w:ilvl="7" w:tplc="061473A8" w:tentative="1">
      <w:start w:val="1"/>
      <w:numFmt w:val="bullet"/>
      <w:lvlText w:val="o"/>
      <w:lvlJc w:val="left"/>
      <w:pPr>
        <w:ind w:left="5760" w:hanging="360"/>
      </w:pPr>
      <w:rPr>
        <w:rFonts w:ascii="Courier New" w:hAnsi="Courier New" w:cs="Courier New" w:hint="default"/>
      </w:rPr>
    </w:lvl>
    <w:lvl w:ilvl="8" w:tplc="8DB85BE2" w:tentative="1">
      <w:start w:val="1"/>
      <w:numFmt w:val="bullet"/>
      <w:lvlText w:val=""/>
      <w:lvlJc w:val="left"/>
      <w:pPr>
        <w:ind w:left="6480" w:hanging="360"/>
      </w:pPr>
      <w:rPr>
        <w:rFonts w:ascii="Wingdings" w:hAnsi="Wingdings" w:hint="default"/>
      </w:rPr>
    </w:lvl>
  </w:abstractNum>
  <w:abstractNum w:abstractNumId="2" w15:restartNumberingAfterBreak="0">
    <w:nsid w:val="1D0619ED"/>
    <w:multiLevelType w:val="hybridMultilevel"/>
    <w:tmpl w:val="84F4146C"/>
    <w:lvl w:ilvl="0" w:tplc="13540228">
      <w:start w:val="1"/>
      <w:numFmt w:val="bullet"/>
      <w:lvlText w:val="-"/>
      <w:lvlJc w:val="left"/>
      <w:pPr>
        <w:ind w:left="720" w:hanging="360"/>
      </w:pPr>
      <w:rPr>
        <w:rFonts w:ascii="Aptos" w:eastAsiaTheme="minorEastAsia" w:hAnsi="Aptos" w:cstheme="minorBidi" w:hint="default"/>
      </w:rPr>
    </w:lvl>
    <w:lvl w:ilvl="1" w:tplc="0374E5FA" w:tentative="1">
      <w:start w:val="1"/>
      <w:numFmt w:val="bullet"/>
      <w:lvlText w:val="o"/>
      <w:lvlJc w:val="left"/>
      <w:pPr>
        <w:ind w:left="1440" w:hanging="360"/>
      </w:pPr>
      <w:rPr>
        <w:rFonts w:ascii="Courier New" w:hAnsi="Courier New" w:cs="Courier New" w:hint="default"/>
      </w:rPr>
    </w:lvl>
    <w:lvl w:ilvl="2" w:tplc="3C3416EC" w:tentative="1">
      <w:start w:val="1"/>
      <w:numFmt w:val="bullet"/>
      <w:lvlText w:val=""/>
      <w:lvlJc w:val="left"/>
      <w:pPr>
        <w:ind w:left="2160" w:hanging="360"/>
      </w:pPr>
      <w:rPr>
        <w:rFonts w:ascii="Wingdings" w:hAnsi="Wingdings" w:hint="default"/>
      </w:rPr>
    </w:lvl>
    <w:lvl w:ilvl="3" w:tplc="A3F6B2E8" w:tentative="1">
      <w:start w:val="1"/>
      <w:numFmt w:val="bullet"/>
      <w:lvlText w:val=""/>
      <w:lvlJc w:val="left"/>
      <w:pPr>
        <w:ind w:left="2880" w:hanging="360"/>
      </w:pPr>
      <w:rPr>
        <w:rFonts w:ascii="Symbol" w:hAnsi="Symbol" w:hint="default"/>
      </w:rPr>
    </w:lvl>
    <w:lvl w:ilvl="4" w:tplc="E4005CAC" w:tentative="1">
      <w:start w:val="1"/>
      <w:numFmt w:val="bullet"/>
      <w:lvlText w:val="o"/>
      <w:lvlJc w:val="left"/>
      <w:pPr>
        <w:ind w:left="3600" w:hanging="360"/>
      </w:pPr>
      <w:rPr>
        <w:rFonts w:ascii="Courier New" w:hAnsi="Courier New" w:cs="Courier New" w:hint="default"/>
      </w:rPr>
    </w:lvl>
    <w:lvl w:ilvl="5" w:tplc="96A6F6C8" w:tentative="1">
      <w:start w:val="1"/>
      <w:numFmt w:val="bullet"/>
      <w:lvlText w:val=""/>
      <w:lvlJc w:val="left"/>
      <w:pPr>
        <w:ind w:left="4320" w:hanging="360"/>
      </w:pPr>
      <w:rPr>
        <w:rFonts w:ascii="Wingdings" w:hAnsi="Wingdings" w:hint="default"/>
      </w:rPr>
    </w:lvl>
    <w:lvl w:ilvl="6" w:tplc="E762545A" w:tentative="1">
      <w:start w:val="1"/>
      <w:numFmt w:val="bullet"/>
      <w:lvlText w:val=""/>
      <w:lvlJc w:val="left"/>
      <w:pPr>
        <w:ind w:left="5040" w:hanging="360"/>
      </w:pPr>
      <w:rPr>
        <w:rFonts w:ascii="Symbol" w:hAnsi="Symbol" w:hint="default"/>
      </w:rPr>
    </w:lvl>
    <w:lvl w:ilvl="7" w:tplc="8BA26BC6" w:tentative="1">
      <w:start w:val="1"/>
      <w:numFmt w:val="bullet"/>
      <w:lvlText w:val="o"/>
      <w:lvlJc w:val="left"/>
      <w:pPr>
        <w:ind w:left="5760" w:hanging="360"/>
      </w:pPr>
      <w:rPr>
        <w:rFonts w:ascii="Courier New" w:hAnsi="Courier New" w:cs="Courier New" w:hint="default"/>
      </w:rPr>
    </w:lvl>
    <w:lvl w:ilvl="8" w:tplc="E87A20E8" w:tentative="1">
      <w:start w:val="1"/>
      <w:numFmt w:val="bullet"/>
      <w:lvlText w:val=""/>
      <w:lvlJc w:val="left"/>
      <w:pPr>
        <w:ind w:left="6480" w:hanging="360"/>
      </w:pPr>
      <w:rPr>
        <w:rFonts w:ascii="Wingdings" w:hAnsi="Wingdings" w:hint="default"/>
      </w:rPr>
    </w:lvl>
  </w:abstractNum>
  <w:abstractNum w:abstractNumId="3" w15:restartNumberingAfterBreak="0">
    <w:nsid w:val="1D241224"/>
    <w:multiLevelType w:val="hybridMultilevel"/>
    <w:tmpl w:val="65001AE8"/>
    <w:lvl w:ilvl="0" w:tplc="6106AACE">
      <w:start w:val="1"/>
      <w:numFmt w:val="bullet"/>
      <w:lvlText w:val="-"/>
      <w:lvlJc w:val="left"/>
      <w:pPr>
        <w:ind w:left="720" w:hanging="360"/>
      </w:pPr>
      <w:rPr>
        <w:rFonts w:ascii="Aptos" w:eastAsiaTheme="minorEastAsia" w:hAnsi="Aptos" w:cstheme="minorBidi" w:hint="default"/>
      </w:rPr>
    </w:lvl>
    <w:lvl w:ilvl="1" w:tplc="428682A6" w:tentative="1">
      <w:start w:val="1"/>
      <w:numFmt w:val="bullet"/>
      <w:lvlText w:val="o"/>
      <w:lvlJc w:val="left"/>
      <w:pPr>
        <w:ind w:left="1440" w:hanging="360"/>
      </w:pPr>
      <w:rPr>
        <w:rFonts w:ascii="Courier New" w:hAnsi="Courier New" w:cs="Courier New" w:hint="default"/>
      </w:rPr>
    </w:lvl>
    <w:lvl w:ilvl="2" w:tplc="A02890FE" w:tentative="1">
      <w:start w:val="1"/>
      <w:numFmt w:val="bullet"/>
      <w:lvlText w:val=""/>
      <w:lvlJc w:val="left"/>
      <w:pPr>
        <w:ind w:left="2160" w:hanging="360"/>
      </w:pPr>
      <w:rPr>
        <w:rFonts w:ascii="Wingdings" w:hAnsi="Wingdings" w:hint="default"/>
      </w:rPr>
    </w:lvl>
    <w:lvl w:ilvl="3" w:tplc="0CE2AC32" w:tentative="1">
      <w:start w:val="1"/>
      <w:numFmt w:val="bullet"/>
      <w:lvlText w:val=""/>
      <w:lvlJc w:val="left"/>
      <w:pPr>
        <w:ind w:left="2880" w:hanging="360"/>
      </w:pPr>
      <w:rPr>
        <w:rFonts w:ascii="Symbol" w:hAnsi="Symbol" w:hint="default"/>
      </w:rPr>
    </w:lvl>
    <w:lvl w:ilvl="4" w:tplc="AE187710" w:tentative="1">
      <w:start w:val="1"/>
      <w:numFmt w:val="bullet"/>
      <w:lvlText w:val="o"/>
      <w:lvlJc w:val="left"/>
      <w:pPr>
        <w:ind w:left="3600" w:hanging="360"/>
      </w:pPr>
      <w:rPr>
        <w:rFonts w:ascii="Courier New" w:hAnsi="Courier New" w:cs="Courier New" w:hint="default"/>
      </w:rPr>
    </w:lvl>
    <w:lvl w:ilvl="5" w:tplc="1CE8347C" w:tentative="1">
      <w:start w:val="1"/>
      <w:numFmt w:val="bullet"/>
      <w:lvlText w:val=""/>
      <w:lvlJc w:val="left"/>
      <w:pPr>
        <w:ind w:left="4320" w:hanging="360"/>
      </w:pPr>
      <w:rPr>
        <w:rFonts w:ascii="Wingdings" w:hAnsi="Wingdings" w:hint="default"/>
      </w:rPr>
    </w:lvl>
    <w:lvl w:ilvl="6" w:tplc="DD72F64E" w:tentative="1">
      <w:start w:val="1"/>
      <w:numFmt w:val="bullet"/>
      <w:lvlText w:val=""/>
      <w:lvlJc w:val="left"/>
      <w:pPr>
        <w:ind w:left="5040" w:hanging="360"/>
      </w:pPr>
      <w:rPr>
        <w:rFonts w:ascii="Symbol" w:hAnsi="Symbol" w:hint="default"/>
      </w:rPr>
    </w:lvl>
    <w:lvl w:ilvl="7" w:tplc="B0F88ABA" w:tentative="1">
      <w:start w:val="1"/>
      <w:numFmt w:val="bullet"/>
      <w:lvlText w:val="o"/>
      <w:lvlJc w:val="left"/>
      <w:pPr>
        <w:ind w:left="5760" w:hanging="360"/>
      </w:pPr>
      <w:rPr>
        <w:rFonts w:ascii="Courier New" w:hAnsi="Courier New" w:cs="Courier New" w:hint="default"/>
      </w:rPr>
    </w:lvl>
    <w:lvl w:ilvl="8" w:tplc="72B4C9AA" w:tentative="1">
      <w:start w:val="1"/>
      <w:numFmt w:val="bullet"/>
      <w:lvlText w:val=""/>
      <w:lvlJc w:val="left"/>
      <w:pPr>
        <w:ind w:left="6480" w:hanging="360"/>
      </w:pPr>
      <w:rPr>
        <w:rFonts w:ascii="Wingdings" w:hAnsi="Wingdings" w:hint="default"/>
      </w:rPr>
    </w:lvl>
  </w:abstractNum>
  <w:abstractNum w:abstractNumId="4" w15:restartNumberingAfterBreak="0">
    <w:nsid w:val="20675630"/>
    <w:multiLevelType w:val="multilevel"/>
    <w:tmpl w:val="0FFC7284"/>
    <w:lvl w:ilvl="0">
      <w:start w:val="1"/>
      <w:numFmt w:val="decimal"/>
      <w:lvlText w:val="%1."/>
      <w:lvlJc w:val="left"/>
      <w:pPr>
        <w:tabs>
          <w:tab w:val="num" w:pos="720"/>
        </w:tabs>
        <w:ind w:left="720" w:hanging="720"/>
      </w:pPr>
      <w:rPr>
        <w:rFonts w:ascii="Arial" w:hAnsi="Arial" w:cs="Times New Roman" w:hint="default"/>
        <w:b/>
        <w:i/>
        <w:sz w:val="26"/>
      </w:rPr>
    </w:lvl>
    <w:lvl w:ilvl="1">
      <w:start w:val="3"/>
      <w:numFmt w:val="lowerLetter"/>
      <w:lvlText w:val="%2."/>
      <w:lvlJc w:val="left"/>
      <w:pPr>
        <w:tabs>
          <w:tab w:val="num" w:pos="1080"/>
        </w:tabs>
        <w:ind w:left="1080" w:hanging="360"/>
      </w:pPr>
      <w:rPr>
        <w:rFonts w:hint="default"/>
        <w:b w:val="0"/>
        <w:bCs w:val="0"/>
        <w:i w:val="0"/>
        <w:sz w:val="20"/>
      </w:rPr>
    </w:lvl>
    <w:lvl w:ilvl="2">
      <w:start w:val="1"/>
      <w:numFmt w:val="decimal"/>
      <w:lvlText w:val="%3."/>
      <w:lvlJc w:val="left"/>
      <w:pPr>
        <w:tabs>
          <w:tab w:val="num" w:pos="1440"/>
        </w:tabs>
        <w:ind w:left="1440" w:hanging="360"/>
      </w:pPr>
      <w:rPr>
        <w:rFonts w:hint="default"/>
        <w:b w:val="0"/>
        <w:bCs/>
        <w:i w:val="0"/>
        <w:sz w:val="18"/>
        <w:szCs w:val="18"/>
      </w:rPr>
    </w:lvl>
    <w:lvl w:ilvl="3">
      <w:start w:val="1"/>
      <w:numFmt w:val="lowerLetter"/>
      <w:lvlText w:val="%4."/>
      <w:lvlJc w:val="left"/>
      <w:pPr>
        <w:tabs>
          <w:tab w:val="num" w:pos="1800"/>
        </w:tabs>
        <w:ind w:left="1800" w:hanging="360"/>
      </w:pPr>
      <w:rPr>
        <w:rFonts w:hint="default"/>
        <w:b w:val="0"/>
        <w:bCs w:val="0"/>
        <w:i w:val="0"/>
        <w:sz w:val="20"/>
      </w:rPr>
    </w:lvl>
    <w:lvl w:ilvl="4">
      <w:start w:val="1"/>
      <w:numFmt w:val="upperLetter"/>
      <w:lvlText w:val="%5."/>
      <w:lvlJc w:val="left"/>
      <w:pPr>
        <w:tabs>
          <w:tab w:val="num" w:pos="2160"/>
        </w:tabs>
        <w:ind w:left="2160" w:hanging="360"/>
      </w:pPr>
      <w:rPr>
        <w:rFonts w:hint="default"/>
        <w:b/>
        <w:sz w:val="20"/>
        <w:szCs w:val="20"/>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477D1B"/>
    <w:multiLevelType w:val="hybridMultilevel"/>
    <w:tmpl w:val="75C8DF40"/>
    <w:lvl w:ilvl="0" w:tplc="DD6884DA">
      <w:start w:val="1"/>
      <w:numFmt w:val="decimal"/>
      <w:lvlText w:val="%1."/>
      <w:lvlJc w:val="left"/>
      <w:pPr>
        <w:ind w:left="611" w:hanging="360"/>
      </w:pPr>
      <w:rPr>
        <w:rFonts w:hint="default"/>
      </w:rPr>
    </w:lvl>
    <w:lvl w:ilvl="1" w:tplc="0C1A843C" w:tentative="1">
      <w:start w:val="1"/>
      <w:numFmt w:val="lowerLetter"/>
      <w:lvlText w:val="%2."/>
      <w:lvlJc w:val="left"/>
      <w:pPr>
        <w:ind w:left="1331" w:hanging="360"/>
      </w:pPr>
    </w:lvl>
    <w:lvl w:ilvl="2" w:tplc="5F26C926" w:tentative="1">
      <w:start w:val="1"/>
      <w:numFmt w:val="lowerRoman"/>
      <w:lvlText w:val="%3."/>
      <w:lvlJc w:val="right"/>
      <w:pPr>
        <w:ind w:left="2051" w:hanging="180"/>
      </w:pPr>
    </w:lvl>
    <w:lvl w:ilvl="3" w:tplc="4D1A32A6" w:tentative="1">
      <w:start w:val="1"/>
      <w:numFmt w:val="decimal"/>
      <w:lvlText w:val="%4."/>
      <w:lvlJc w:val="left"/>
      <w:pPr>
        <w:ind w:left="2771" w:hanging="360"/>
      </w:pPr>
    </w:lvl>
    <w:lvl w:ilvl="4" w:tplc="672C7ABC" w:tentative="1">
      <w:start w:val="1"/>
      <w:numFmt w:val="lowerLetter"/>
      <w:lvlText w:val="%5."/>
      <w:lvlJc w:val="left"/>
      <w:pPr>
        <w:ind w:left="3491" w:hanging="360"/>
      </w:pPr>
    </w:lvl>
    <w:lvl w:ilvl="5" w:tplc="1414C9AC" w:tentative="1">
      <w:start w:val="1"/>
      <w:numFmt w:val="lowerRoman"/>
      <w:lvlText w:val="%6."/>
      <w:lvlJc w:val="right"/>
      <w:pPr>
        <w:ind w:left="4211" w:hanging="180"/>
      </w:pPr>
    </w:lvl>
    <w:lvl w:ilvl="6" w:tplc="3E523520" w:tentative="1">
      <w:start w:val="1"/>
      <w:numFmt w:val="decimal"/>
      <w:lvlText w:val="%7."/>
      <w:lvlJc w:val="left"/>
      <w:pPr>
        <w:ind w:left="4931" w:hanging="360"/>
      </w:pPr>
    </w:lvl>
    <w:lvl w:ilvl="7" w:tplc="75908326" w:tentative="1">
      <w:start w:val="1"/>
      <w:numFmt w:val="lowerLetter"/>
      <w:lvlText w:val="%8."/>
      <w:lvlJc w:val="left"/>
      <w:pPr>
        <w:ind w:left="5651" w:hanging="360"/>
      </w:pPr>
    </w:lvl>
    <w:lvl w:ilvl="8" w:tplc="D0083EFE" w:tentative="1">
      <w:start w:val="1"/>
      <w:numFmt w:val="lowerRoman"/>
      <w:lvlText w:val="%9."/>
      <w:lvlJc w:val="right"/>
      <w:pPr>
        <w:ind w:left="6371" w:hanging="180"/>
      </w:pPr>
    </w:lvl>
  </w:abstractNum>
  <w:abstractNum w:abstractNumId="6" w15:restartNumberingAfterBreak="0">
    <w:nsid w:val="2BC56242"/>
    <w:multiLevelType w:val="hybridMultilevel"/>
    <w:tmpl w:val="71149458"/>
    <w:lvl w:ilvl="0" w:tplc="0C1E43C8">
      <w:start w:val="1"/>
      <w:numFmt w:val="bullet"/>
      <w:lvlText w:val="-"/>
      <w:lvlJc w:val="left"/>
      <w:pPr>
        <w:ind w:left="720" w:hanging="360"/>
      </w:pPr>
      <w:rPr>
        <w:rFonts w:ascii="Aptos" w:eastAsiaTheme="minorEastAsia" w:hAnsi="Aptos" w:cstheme="minorBidi" w:hint="default"/>
      </w:rPr>
    </w:lvl>
    <w:lvl w:ilvl="1" w:tplc="D514D840" w:tentative="1">
      <w:start w:val="1"/>
      <w:numFmt w:val="bullet"/>
      <w:lvlText w:val="o"/>
      <w:lvlJc w:val="left"/>
      <w:pPr>
        <w:ind w:left="1440" w:hanging="360"/>
      </w:pPr>
      <w:rPr>
        <w:rFonts w:ascii="Courier New" w:hAnsi="Courier New" w:cs="Courier New" w:hint="default"/>
      </w:rPr>
    </w:lvl>
    <w:lvl w:ilvl="2" w:tplc="C9B48658" w:tentative="1">
      <w:start w:val="1"/>
      <w:numFmt w:val="bullet"/>
      <w:lvlText w:val=""/>
      <w:lvlJc w:val="left"/>
      <w:pPr>
        <w:ind w:left="2160" w:hanging="360"/>
      </w:pPr>
      <w:rPr>
        <w:rFonts w:ascii="Wingdings" w:hAnsi="Wingdings" w:hint="default"/>
      </w:rPr>
    </w:lvl>
    <w:lvl w:ilvl="3" w:tplc="6560990E" w:tentative="1">
      <w:start w:val="1"/>
      <w:numFmt w:val="bullet"/>
      <w:lvlText w:val=""/>
      <w:lvlJc w:val="left"/>
      <w:pPr>
        <w:ind w:left="2880" w:hanging="360"/>
      </w:pPr>
      <w:rPr>
        <w:rFonts w:ascii="Symbol" w:hAnsi="Symbol" w:hint="default"/>
      </w:rPr>
    </w:lvl>
    <w:lvl w:ilvl="4" w:tplc="593A7248" w:tentative="1">
      <w:start w:val="1"/>
      <w:numFmt w:val="bullet"/>
      <w:lvlText w:val="o"/>
      <w:lvlJc w:val="left"/>
      <w:pPr>
        <w:ind w:left="3600" w:hanging="360"/>
      </w:pPr>
      <w:rPr>
        <w:rFonts w:ascii="Courier New" w:hAnsi="Courier New" w:cs="Courier New" w:hint="default"/>
      </w:rPr>
    </w:lvl>
    <w:lvl w:ilvl="5" w:tplc="C14E6FB0" w:tentative="1">
      <w:start w:val="1"/>
      <w:numFmt w:val="bullet"/>
      <w:lvlText w:val=""/>
      <w:lvlJc w:val="left"/>
      <w:pPr>
        <w:ind w:left="4320" w:hanging="360"/>
      </w:pPr>
      <w:rPr>
        <w:rFonts w:ascii="Wingdings" w:hAnsi="Wingdings" w:hint="default"/>
      </w:rPr>
    </w:lvl>
    <w:lvl w:ilvl="6" w:tplc="2390B3AC" w:tentative="1">
      <w:start w:val="1"/>
      <w:numFmt w:val="bullet"/>
      <w:lvlText w:val=""/>
      <w:lvlJc w:val="left"/>
      <w:pPr>
        <w:ind w:left="5040" w:hanging="360"/>
      </w:pPr>
      <w:rPr>
        <w:rFonts w:ascii="Symbol" w:hAnsi="Symbol" w:hint="default"/>
      </w:rPr>
    </w:lvl>
    <w:lvl w:ilvl="7" w:tplc="7100A8A4" w:tentative="1">
      <w:start w:val="1"/>
      <w:numFmt w:val="bullet"/>
      <w:lvlText w:val="o"/>
      <w:lvlJc w:val="left"/>
      <w:pPr>
        <w:ind w:left="5760" w:hanging="360"/>
      </w:pPr>
      <w:rPr>
        <w:rFonts w:ascii="Courier New" w:hAnsi="Courier New" w:cs="Courier New" w:hint="default"/>
      </w:rPr>
    </w:lvl>
    <w:lvl w:ilvl="8" w:tplc="15E67A28" w:tentative="1">
      <w:start w:val="1"/>
      <w:numFmt w:val="bullet"/>
      <w:lvlText w:val=""/>
      <w:lvlJc w:val="left"/>
      <w:pPr>
        <w:ind w:left="6480" w:hanging="360"/>
      </w:pPr>
      <w:rPr>
        <w:rFonts w:ascii="Wingdings" w:hAnsi="Wingdings" w:hint="default"/>
      </w:rPr>
    </w:lvl>
  </w:abstractNum>
  <w:abstractNum w:abstractNumId="7" w15:restartNumberingAfterBreak="0">
    <w:nsid w:val="2FFA45C0"/>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AE7F0B"/>
    <w:multiLevelType w:val="hybridMultilevel"/>
    <w:tmpl w:val="5F6AC40E"/>
    <w:lvl w:ilvl="0" w:tplc="B65A53C2">
      <w:start w:val="1"/>
      <w:numFmt w:val="bullet"/>
      <w:lvlText w:val=""/>
      <w:lvlJc w:val="left"/>
      <w:pPr>
        <w:ind w:left="720" w:hanging="360"/>
      </w:pPr>
      <w:rPr>
        <w:rFonts w:ascii="Symbol" w:hAnsi="Symbol" w:hint="default"/>
      </w:rPr>
    </w:lvl>
    <w:lvl w:ilvl="1" w:tplc="A51CA02A">
      <w:start w:val="1"/>
      <w:numFmt w:val="bullet"/>
      <w:lvlText w:val="o"/>
      <w:lvlJc w:val="left"/>
      <w:pPr>
        <w:ind w:left="1440" w:hanging="360"/>
      </w:pPr>
      <w:rPr>
        <w:rFonts w:ascii="Courier New" w:hAnsi="Courier New" w:cs="Courier New" w:hint="default"/>
      </w:rPr>
    </w:lvl>
    <w:lvl w:ilvl="2" w:tplc="EDEE5FE2" w:tentative="1">
      <w:start w:val="1"/>
      <w:numFmt w:val="bullet"/>
      <w:lvlText w:val=""/>
      <w:lvlJc w:val="left"/>
      <w:pPr>
        <w:ind w:left="2160" w:hanging="360"/>
      </w:pPr>
      <w:rPr>
        <w:rFonts w:ascii="Wingdings" w:hAnsi="Wingdings" w:hint="default"/>
      </w:rPr>
    </w:lvl>
    <w:lvl w:ilvl="3" w:tplc="EA206486" w:tentative="1">
      <w:start w:val="1"/>
      <w:numFmt w:val="bullet"/>
      <w:lvlText w:val=""/>
      <w:lvlJc w:val="left"/>
      <w:pPr>
        <w:ind w:left="2880" w:hanging="360"/>
      </w:pPr>
      <w:rPr>
        <w:rFonts w:ascii="Symbol" w:hAnsi="Symbol" w:hint="default"/>
      </w:rPr>
    </w:lvl>
    <w:lvl w:ilvl="4" w:tplc="D618D2CA" w:tentative="1">
      <w:start w:val="1"/>
      <w:numFmt w:val="bullet"/>
      <w:lvlText w:val="o"/>
      <w:lvlJc w:val="left"/>
      <w:pPr>
        <w:ind w:left="3600" w:hanging="360"/>
      </w:pPr>
      <w:rPr>
        <w:rFonts w:ascii="Courier New" w:hAnsi="Courier New" w:cs="Courier New" w:hint="default"/>
      </w:rPr>
    </w:lvl>
    <w:lvl w:ilvl="5" w:tplc="37F0807C" w:tentative="1">
      <w:start w:val="1"/>
      <w:numFmt w:val="bullet"/>
      <w:lvlText w:val=""/>
      <w:lvlJc w:val="left"/>
      <w:pPr>
        <w:ind w:left="4320" w:hanging="360"/>
      </w:pPr>
      <w:rPr>
        <w:rFonts w:ascii="Wingdings" w:hAnsi="Wingdings" w:hint="default"/>
      </w:rPr>
    </w:lvl>
    <w:lvl w:ilvl="6" w:tplc="88523C52" w:tentative="1">
      <w:start w:val="1"/>
      <w:numFmt w:val="bullet"/>
      <w:lvlText w:val=""/>
      <w:lvlJc w:val="left"/>
      <w:pPr>
        <w:ind w:left="5040" w:hanging="360"/>
      </w:pPr>
      <w:rPr>
        <w:rFonts w:ascii="Symbol" w:hAnsi="Symbol" w:hint="default"/>
      </w:rPr>
    </w:lvl>
    <w:lvl w:ilvl="7" w:tplc="927A00C2" w:tentative="1">
      <w:start w:val="1"/>
      <w:numFmt w:val="bullet"/>
      <w:lvlText w:val="o"/>
      <w:lvlJc w:val="left"/>
      <w:pPr>
        <w:ind w:left="5760" w:hanging="360"/>
      </w:pPr>
      <w:rPr>
        <w:rFonts w:ascii="Courier New" w:hAnsi="Courier New" w:cs="Courier New" w:hint="default"/>
      </w:rPr>
    </w:lvl>
    <w:lvl w:ilvl="8" w:tplc="4B80FD10" w:tentative="1">
      <w:start w:val="1"/>
      <w:numFmt w:val="bullet"/>
      <w:lvlText w:val=""/>
      <w:lvlJc w:val="left"/>
      <w:pPr>
        <w:ind w:left="6480" w:hanging="360"/>
      </w:pPr>
      <w:rPr>
        <w:rFonts w:ascii="Wingdings" w:hAnsi="Wingdings" w:hint="default"/>
      </w:rPr>
    </w:lvl>
  </w:abstractNum>
  <w:abstractNum w:abstractNumId="9" w15:restartNumberingAfterBreak="0">
    <w:nsid w:val="38AB2EE0"/>
    <w:multiLevelType w:val="hybridMultilevel"/>
    <w:tmpl w:val="F65CBCAC"/>
    <w:lvl w:ilvl="0" w:tplc="6116DF66">
      <w:start w:val="1"/>
      <w:numFmt w:val="decimal"/>
      <w:lvlText w:val="%1."/>
      <w:lvlJc w:val="left"/>
      <w:pPr>
        <w:ind w:left="720" w:hanging="360"/>
      </w:pPr>
    </w:lvl>
    <w:lvl w:ilvl="1" w:tplc="E5521BA2" w:tentative="1">
      <w:start w:val="1"/>
      <w:numFmt w:val="lowerLetter"/>
      <w:lvlText w:val="%2."/>
      <w:lvlJc w:val="left"/>
      <w:pPr>
        <w:ind w:left="1440" w:hanging="360"/>
      </w:pPr>
    </w:lvl>
    <w:lvl w:ilvl="2" w:tplc="87AEC70A" w:tentative="1">
      <w:start w:val="1"/>
      <w:numFmt w:val="lowerRoman"/>
      <w:lvlText w:val="%3."/>
      <w:lvlJc w:val="right"/>
      <w:pPr>
        <w:ind w:left="2160" w:hanging="180"/>
      </w:pPr>
    </w:lvl>
    <w:lvl w:ilvl="3" w:tplc="3DF085D6" w:tentative="1">
      <w:start w:val="1"/>
      <w:numFmt w:val="decimal"/>
      <w:lvlText w:val="%4."/>
      <w:lvlJc w:val="left"/>
      <w:pPr>
        <w:ind w:left="2880" w:hanging="360"/>
      </w:pPr>
    </w:lvl>
    <w:lvl w:ilvl="4" w:tplc="D9BC8D5C" w:tentative="1">
      <w:start w:val="1"/>
      <w:numFmt w:val="lowerLetter"/>
      <w:lvlText w:val="%5."/>
      <w:lvlJc w:val="left"/>
      <w:pPr>
        <w:ind w:left="3600" w:hanging="360"/>
      </w:pPr>
    </w:lvl>
    <w:lvl w:ilvl="5" w:tplc="89FE4728" w:tentative="1">
      <w:start w:val="1"/>
      <w:numFmt w:val="lowerRoman"/>
      <w:lvlText w:val="%6."/>
      <w:lvlJc w:val="right"/>
      <w:pPr>
        <w:ind w:left="4320" w:hanging="180"/>
      </w:pPr>
    </w:lvl>
    <w:lvl w:ilvl="6" w:tplc="2CCE5666" w:tentative="1">
      <w:start w:val="1"/>
      <w:numFmt w:val="decimal"/>
      <w:lvlText w:val="%7."/>
      <w:lvlJc w:val="left"/>
      <w:pPr>
        <w:ind w:left="5040" w:hanging="360"/>
      </w:pPr>
    </w:lvl>
    <w:lvl w:ilvl="7" w:tplc="1130A97E" w:tentative="1">
      <w:start w:val="1"/>
      <w:numFmt w:val="lowerLetter"/>
      <w:lvlText w:val="%8."/>
      <w:lvlJc w:val="left"/>
      <w:pPr>
        <w:ind w:left="5760" w:hanging="360"/>
      </w:pPr>
    </w:lvl>
    <w:lvl w:ilvl="8" w:tplc="BCFEEC96" w:tentative="1">
      <w:start w:val="1"/>
      <w:numFmt w:val="lowerRoman"/>
      <w:lvlText w:val="%9."/>
      <w:lvlJc w:val="right"/>
      <w:pPr>
        <w:ind w:left="6480" w:hanging="180"/>
      </w:pPr>
    </w:lvl>
  </w:abstractNum>
  <w:abstractNum w:abstractNumId="10" w15:restartNumberingAfterBreak="0">
    <w:nsid w:val="3B6C52D2"/>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B9D2B43"/>
    <w:multiLevelType w:val="hybridMultilevel"/>
    <w:tmpl w:val="34B6B328"/>
    <w:lvl w:ilvl="0" w:tplc="B41AF0D8">
      <w:start w:val="1"/>
      <w:numFmt w:val="lowerLetter"/>
      <w:lvlText w:val="%1."/>
      <w:lvlJc w:val="left"/>
      <w:pPr>
        <w:ind w:left="1440" w:hanging="360"/>
      </w:pPr>
    </w:lvl>
    <w:lvl w:ilvl="1" w:tplc="458C64AA">
      <w:start w:val="1"/>
      <w:numFmt w:val="lowerLetter"/>
      <w:lvlText w:val="%2."/>
      <w:lvlJc w:val="left"/>
      <w:pPr>
        <w:ind w:left="2160" w:hanging="360"/>
      </w:pPr>
      <w:rPr>
        <w:b/>
      </w:rPr>
    </w:lvl>
    <w:lvl w:ilvl="2" w:tplc="33DE2154" w:tentative="1">
      <w:start w:val="1"/>
      <w:numFmt w:val="lowerRoman"/>
      <w:lvlText w:val="%3."/>
      <w:lvlJc w:val="right"/>
      <w:pPr>
        <w:ind w:left="2880" w:hanging="180"/>
      </w:pPr>
    </w:lvl>
    <w:lvl w:ilvl="3" w:tplc="191CBE98" w:tentative="1">
      <w:start w:val="1"/>
      <w:numFmt w:val="decimal"/>
      <w:lvlText w:val="%4."/>
      <w:lvlJc w:val="left"/>
      <w:pPr>
        <w:ind w:left="3600" w:hanging="360"/>
      </w:pPr>
    </w:lvl>
    <w:lvl w:ilvl="4" w:tplc="6472CFEE" w:tentative="1">
      <w:start w:val="1"/>
      <w:numFmt w:val="lowerLetter"/>
      <w:lvlText w:val="%5."/>
      <w:lvlJc w:val="left"/>
      <w:pPr>
        <w:ind w:left="4320" w:hanging="360"/>
      </w:pPr>
    </w:lvl>
    <w:lvl w:ilvl="5" w:tplc="52D8BA56" w:tentative="1">
      <w:start w:val="1"/>
      <w:numFmt w:val="lowerRoman"/>
      <w:lvlText w:val="%6."/>
      <w:lvlJc w:val="right"/>
      <w:pPr>
        <w:ind w:left="5040" w:hanging="180"/>
      </w:pPr>
    </w:lvl>
    <w:lvl w:ilvl="6" w:tplc="26F63154" w:tentative="1">
      <w:start w:val="1"/>
      <w:numFmt w:val="decimal"/>
      <w:lvlText w:val="%7."/>
      <w:lvlJc w:val="left"/>
      <w:pPr>
        <w:ind w:left="5760" w:hanging="360"/>
      </w:pPr>
    </w:lvl>
    <w:lvl w:ilvl="7" w:tplc="D47C4ED6" w:tentative="1">
      <w:start w:val="1"/>
      <w:numFmt w:val="lowerLetter"/>
      <w:lvlText w:val="%8."/>
      <w:lvlJc w:val="left"/>
      <w:pPr>
        <w:ind w:left="6480" w:hanging="360"/>
      </w:pPr>
    </w:lvl>
    <w:lvl w:ilvl="8" w:tplc="C37C099C" w:tentative="1">
      <w:start w:val="1"/>
      <w:numFmt w:val="lowerRoman"/>
      <w:lvlText w:val="%9."/>
      <w:lvlJc w:val="right"/>
      <w:pPr>
        <w:ind w:left="7200" w:hanging="180"/>
      </w:pPr>
    </w:lvl>
  </w:abstractNum>
  <w:abstractNum w:abstractNumId="12" w15:restartNumberingAfterBreak="0">
    <w:nsid w:val="40E12C68"/>
    <w:multiLevelType w:val="hybridMultilevel"/>
    <w:tmpl w:val="A71A0D04"/>
    <w:lvl w:ilvl="0" w:tplc="1D4A2482">
      <w:start w:val="1"/>
      <w:numFmt w:val="lowerLetter"/>
      <w:lvlText w:val="%1."/>
      <w:lvlJc w:val="left"/>
      <w:pPr>
        <w:ind w:left="2160" w:hanging="360"/>
      </w:pPr>
      <w:rPr>
        <w:b/>
      </w:rPr>
    </w:lvl>
    <w:lvl w:ilvl="1" w:tplc="E1DAFD96" w:tentative="1">
      <w:start w:val="1"/>
      <w:numFmt w:val="lowerLetter"/>
      <w:lvlText w:val="%2."/>
      <w:lvlJc w:val="left"/>
      <w:pPr>
        <w:ind w:left="1440" w:hanging="360"/>
      </w:pPr>
    </w:lvl>
    <w:lvl w:ilvl="2" w:tplc="1EB8E114" w:tentative="1">
      <w:start w:val="1"/>
      <w:numFmt w:val="lowerRoman"/>
      <w:lvlText w:val="%3."/>
      <w:lvlJc w:val="right"/>
      <w:pPr>
        <w:ind w:left="2160" w:hanging="180"/>
      </w:pPr>
    </w:lvl>
    <w:lvl w:ilvl="3" w:tplc="410276A6" w:tentative="1">
      <w:start w:val="1"/>
      <w:numFmt w:val="decimal"/>
      <w:lvlText w:val="%4."/>
      <w:lvlJc w:val="left"/>
      <w:pPr>
        <w:ind w:left="2880" w:hanging="360"/>
      </w:pPr>
    </w:lvl>
    <w:lvl w:ilvl="4" w:tplc="611259FE" w:tentative="1">
      <w:start w:val="1"/>
      <w:numFmt w:val="lowerLetter"/>
      <w:lvlText w:val="%5."/>
      <w:lvlJc w:val="left"/>
      <w:pPr>
        <w:ind w:left="3600" w:hanging="360"/>
      </w:pPr>
    </w:lvl>
    <w:lvl w:ilvl="5" w:tplc="D066975A" w:tentative="1">
      <w:start w:val="1"/>
      <w:numFmt w:val="lowerRoman"/>
      <w:lvlText w:val="%6."/>
      <w:lvlJc w:val="right"/>
      <w:pPr>
        <w:ind w:left="4320" w:hanging="180"/>
      </w:pPr>
    </w:lvl>
    <w:lvl w:ilvl="6" w:tplc="E1B45BA6" w:tentative="1">
      <w:start w:val="1"/>
      <w:numFmt w:val="decimal"/>
      <w:lvlText w:val="%7."/>
      <w:lvlJc w:val="left"/>
      <w:pPr>
        <w:ind w:left="5040" w:hanging="360"/>
      </w:pPr>
    </w:lvl>
    <w:lvl w:ilvl="7" w:tplc="4F6A1502" w:tentative="1">
      <w:start w:val="1"/>
      <w:numFmt w:val="lowerLetter"/>
      <w:lvlText w:val="%8."/>
      <w:lvlJc w:val="left"/>
      <w:pPr>
        <w:ind w:left="5760" w:hanging="360"/>
      </w:pPr>
    </w:lvl>
    <w:lvl w:ilvl="8" w:tplc="4CDC0A60" w:tentative="1">
      <w:start w:val="1"/>
      <w:numFmt w:val="lowerRoman"/>
      <w:lvlText w:val="%9."/>
      <w:lvlJc w:val="right"/>
      <w:pPr>
        <w:ind w:left="6480" w:hanging="180"/>
      </w:pPr>
    </w:lvl>
  </w:abstractNum>
  <w:abstractNum w:abstractNumId="13" w15:restartNumberingAfterBreak="0">
    <w:nsid w:val="5710361F"/>
    <w:multiLevelType w:val="hybridMultilevel"/>
    <w:tmpl w:val="515EE214"/>
    <w:lvl w:ilvl="0" w:tplc="E598A3F6">
      <w:start w:val="1"/>
      <w:numFmt w:val="bullet"/>
      <w:lvlText w:val="-"/>
      <w:lvlJc w:val="left"/>
      <w:pPr>
        <w:ind w:left="720" w:hanging="360"/>
      </w:pPr>
      <w:rPr>
        <w:rFonts w:ascii="Arial" w:eastAsiaTheme="minorHAnsi" w:hAnsi="Arial" w:cs="Arial" w:hint="default"/>
      </w:rPr>
    </w:lvl>
    <w:lvl w:ilvl="1" w:tplc="8C4CC014" w:tentative="1">
      <w:start w:val="1"/>
      <w:numFmt w:val="bullet"/>
      <w:lvlText w:val="o"/>
      <w:lvlJc w:val="left"/>
      <w:pPr>
        <w:ind w:left="1440" w:hanging="360"/>
      </w:pPr>
      <w:rPr>
        <w:rFonts w:ascii="Courier New" w:hAnsi="Courier New" w:cs="Courier New" w:hint="default"/>
      </w:rPr>
    </w:lvl>
    <w:lvl w:ilvl="2" w:tplc="780A77D6" w:tentative="1">
      <w:start w:val="1"/>
      <w:numFmt w:val="bullet"/>
      <w:lvlText w:val=""/>
      <w:lvlJc w:val="left"/>
      <w:pPr>
        <w:ind w:left="2160" w:hanging="360"/>
      </w:pPr>
      <w:rPr>
        <w:rFonts w:ascii="Wingdings" w:hAnsi="Wingdings" w:hint="default"/>
      </w:rPr>
    </w:lvl>
    <w:lvl w:ilvl="3" w:tplc="EFA05B9A" w:tentative="1">
      <w:start w:val="1"/>
      <w:numFmt w:val="bullet"/>
      <w:lvlText w:val=""/>
      <w:lvlJc w:val="left"/>
      <w:pPr>
        <w:ind w:left="2880" w:hanging="360"/>
      </w:pPr>
      <w:rPr>
        <w:rFonts w:ascii="Symbol" w:hAnsi="Symbol" w:hint="default"/>
      </w:rPr>
    </w:lvl>
    <w:lvl w:ilvl="4" w:tplc="7520B46A" w:tentative="1">
      <w:start w:val="1"/>
      <w:numFmt w:val="bullet"/>
      <w:lvlText w:val="o"/>
      <w:lvlJc w:val="left"/>
      <w:pPr>
        <w:ind w:left="3600" w:hanging="360"/>
      </w:pPr>
      <w:rPr>
        <w:rFonts w:ascii="Courier New" w:hAnsi="Courier New" w:cs="Courier New" w:hint="default"/>
      </w:rPr>
    </w:lvl>
    <w:lvl w:ilvl="5" w:tplc="DDDE47AE" w:tentative="1">
      <w:start w:val="1"/>
      <w:numFmt w:val="bullet"/>
      <w:lvlText w:val=""/>
      <w:lvlJc w:val="left"/>
      <w:pPr>
        <w:ind w:left="4320" w:hanging="360"/>
      </w:pPr>
      <w:rPr>
        <w:rFonts w:ascii="Wingdings" w:hAnsi="Wingdings" w:hint="default"/>
      </w:rPr>
    </w:lvl>
    <w:lvl w:ilvl="6" w:tplc="39164C66" w:tentative="1">
      <w:start w:val="1"/>
      <w:numFmt w:val="bullet"/>
      <w:lvlText w:val=""/>
      <w:lvlJc w:val="left"/>
      <w:pPr>
        <w:ind w:left="5040" w:hanging="360"/>
      </w:pPr>
      <w:rPr>
        <w:rFonts w:ascii="Symbol" w:hAnsi="Symbol" w:hint="default"/>
      </w:rPr>
    </w:lvl>
    <w:lvl w:ilvl="7" w:tplc="37D2C0B0" w:tentative="1">
      <w:start w:val="1"/>
      <w:numFmt w:val="bullet"/>
      <w:lvlText w:val="o"/>
      <w:lvlJc w:val="left"/>
      <w:pPr>
        <w:ind w:left="5760" w:hanging="360"/>
      </w:pPr>
      <w:rPr>
        <w:rFonts w:ascii="Courier New" w:hAnsi="Courier New" w:cs="Courier New" w:hint="default"/>
      </w:rPr>
    </w:lvl>
    <w:lvl w:ilvl="8" w:tplc="D5862E58" w:tentative="1">
      <w:start w:val="1"/>
      <w:numFmt w:val="bullet"/>
      <w:lvlText w:val=""/>
      <w:lvlJc w:val="left"/>
      <w:pPr>
        <w:ind w:left="6480" w:hanging="360"/>
      </w:pPr>
      <w:rPr>
        <w:rFonts w:ascii="Wingdings" w:hAnsi="Wingdings" w:hint="default"/>
      </w:rPr>
    </w:lvl>
  </w:abstractNum>
  <w:abstractNum w:abstractNumId="14" w15:restartNumberingAfterBreak="0">
    <w:nsid w:val="63E7590C"/>
    <w:multiLevelType w:val="hybridMultilevel"/>
    <w:tmpl w:val="79A08294"/>
    <w:lvl w:ilvl="0" w:tplc="40B2452E">
      <w:start w:val="1"/>
      <w:numFmt w:val="bullet"/>
      <w:lvlText w:val="-"/>
      <w:lvlJc w:val="left"/>
      <w:pPr>
        <w:ind w:left="759" w:hanging="360"/>
      </w:pPr>
      <w:rPr>
        <w:rFonts w:ascii="Arial" w:eastAsiaTheme="minorHAnsi" w:hAnsi="Arial" w:cs="Arial" w:hint="default"/>
      </w:rPr>
    </w:lvl>
    <w:lvl w:ilvl="1" w:tplc="78E8BBBC" w:tentative="1">
      <w:start w:val="1"/>
      <w:numFmt w:val="bullet"/>
      <w:lvlText w:val="o"/>
      <w:lvlJc w:val="left"/>
      <w:pPr>
        <w:ind w:left="1479" w:hanging="360"/>
      </w:pPr>
      <w:rPr>
        <w:rFonts w:ascii="Courier New" w:hAnsi="Courier New" w:cs="Courier New" w:hint="default"/>
      </w:rPr>
    </w:lvl>
    <w:lvl w:ilvl="2" w:tplc="CDEC842E" w:tentative="1">
      <w:start w:val="1"/>
      <w:numFmt w:val="bullet"/>
      <w:lvlText w:val=""/>
      <w:lvlJc w:val="left"/>
      <w:pPr>
        <w:ind w:left="2199" w:hanging="360"/>
      </w:pPr>
      <w:rPr>
        <w:rFonts w:ascii="Wingdings" w:hAnsi="Wingdings" w:hint="default"/>
      </w:rPr>
    </w:lvl>
    <w:lvl w:ilvl="3" w:tplc="6816ADD4" w:tentative="1">
      <w:start w:val="1"/>
      <w:numFmt w:val="bullet"/>
      <w:lvlText w:val=""/>
      <w:lvlJc w:val="left"/>
      <w:pPr>
        <w:ind w:left="2919" w:hanging="360"/>
      </w:pPr>
      <w:rPr>
        <w:rFonts w:ascii="Symbol" w:hAnsi="Symbol" w:hint="default"/>
      </w:rPr>
    </w:lvl>
    <w:lvl w:ilvl="4" w:tplc="2458A092" w:tentative="1">
      <w:start w:val="1"/>
      <w:numFmt w:val="bullet"/>
      <w:lvlText w:val="o"/>
      <w:lvlJc w:val="left"/>
      <w:pPr>
        <w:ind w:left="3639" w:hanging="360"/>
      </w:pPr>
      <w:rPr>
        <w:rFonts w:ascii="Courier New" w:hAnsi="Courier New" w:cs="Courier New" w:hint="default"/>
      </w:rPr>
    </w:lvl>
    <w:lvl w:ilvl="5" w:tplc="7A546364" w:tentative="1">
      <w:start w:val="1"/>
      <w:numFmt w:val="bullet"/>
      <w:lvlText w:val=""/>
      <w:lvlJc w:val="left"/>
      <w:pPr>
        <w:ind w:left="4359" w:hanging="360"/>
      </w:pPr>
      <w:rPr>
        <w:rFonts w:ascii="Wingdings" w:hAnsi="Wingdings" w:hint="default"/>
      </w:rPr>
    </w:lvl>
    <w:lvl w:ilvl="6" w:tplc="59D6DD0E" w:tentative="1">
      <w:start w:val="1"/>
      <w:numFmt w:val="bullet"/>
      <w:lvlText w:val=""/>
      <w:lvlJc w:val="left"/>
      <w:pPr>
        <w:ind w:left="5079" w:hanging="360"/>
      </w:pPr>
      <w:rPr>
        <w:rFonts w:ascii="Symbol" w:hAnsi="Symbol" w:hint="default"/>
      </w:rPr>
    </w:lvl>
    <w:lvl w:ilvl="7" w:tplc="2076B25C" w:tentative="1">
      <w:start w:val="1"/>
      <w:numFmt w:val="bullet"/>
      <w:lvlText w:val="o"/>
      <w:lvlJc w:val="left"/>
      <w:pPr>
        <w:ind w:left="5799" w:hanging="360"/>
      </w:pPr>
      <w:rPr>
        <w:rFonts w:ascii="Courier New" w:hAnsi="Courier New" w:cs="Courier New" w:hint="default"/>
      </w:rPr>
    </w:lvl>
    <w:lvl w:ilvl="8" w:tplc="2A7C1AE2" w:tentative="1">
      <w:start w:val="1"/>
      <w:numFmt w:val="bullet"/>
      <w:lvlText w:val=""/>
      <w:lvlJc w:val="left"/>
      <w:pPr>
        <w:ind w:left="6519" w:hanging="360"/>
      </w:pPr>
      <w:rPr>
        <w:rFonts w:ascii="Wingdings" w:hAnsi="Wingdings" w:hint="default"/>
      </w:rPr>
    </w:lvl>
  </w:abstractNum>
  <w:abstractNum w:abstractNumId="15" w15:restartNumberingAfterBreak="0">
    <w:nsid w:val="6BEC0FF0"/>
    <w:multiLevelType w:val="hybridMultilevel"/>
    <w:tmpl w:val="99142714"/>
    <w:lvl w:ilvl="0" w:tplc="C2D05A56">
      <w:start w:val="1"/>
      <w:numFmt w:val="bullet"/>
      <w:lvlText w:val="-"/>
      <w:lvlJc w:val="left"/>
      <w:pPr>
        <w:ind w:left="720" w:hanging="360"/>
      </w:pPr>
      <w:rPr>
        <w:rFonts w:ascii="Aptos" w:eastAsiaTheme="minorEastAsia" w:hAnsi="Aptos" w:cstheme="minorBidi" w:hint="default"/>
      </w:rPr>
    </w:lvl>
    <w:lvl w:ilvl="1" w:tplc="0706C2AE">
      <w:start w:val="1"/>
      <w:numFmt w:val="bullet"/>
      <w:lvlText w:val="o"/>
      <w:lvlJc w:val="left"/>
      <w:pPr>
        <w:ind w:left="1440" w:hanging="360"/>
      </w:pPr>
      <w:rPr>
        <w:rFonts w:ascii="Courier New" w:hAnsi="Courier New" w:cs="Courier New" w:hint="default"/>
      </w:rPr>
    </w:lvl>
    <w:lvl w:ilvl="2" w:tplc="3F74BEB8" w:tentative="1">
      <w:start w:val="1"/>
      <w:numFmt w:val="bullet"/>
      <w:lvlText w:val=""/>
      <w:lvlJc w:val="left"/>
      <w:pPr>
        <w:ind w:left="2160" w:hanging="360"/>
      </w:pPr>
      <w:rPr>
        <w:rFonts w:ascii="Wingdings" w:hAnsi="Wingdings" w:hint="default"/>
      </w:rPr>
    </w:lvl>
    <w:lvl w:ilvl="3" w:tplc="311690F4" w:tentative="1">
      <w:start w:val="1"/>
      <w:numFmt w:val="bullet"/>
      <w:lvlText w:val=""/>
      <w:lvlJc w:val="left"/>
      <w:pPr>
        <w:ind w:left="2880" w:hanging="360"/>
      </w:pPr>
      <w:rPr>
        <w:rFonts w:ascii="Symbol" w:hAnsi="Symbol" w:hint="default"/>
      </w:rPr>
    </w:lvl>
    <w:lvl w:ilvl="4" w:tplc="711E13A6" w:tentative="1">
      <w:start w:val="1"/>
      <w:numFmt w:val="bullet"/>
      <w:lvlText w:val="o"/>
      <w:lvlJc w:val="left"/>
      <w:pPr>
        <w:ind w:left="3600" w:hanging="360"/>
      </w:pPr>
      <w:rPr>
        <w:rFonts w:ascii="Courier New" w:hAnsi="Courier New" w:cs="Courier New" w:hint="default"/>
      </w:rPr>
    </w:lvl>
    <w:lvl w:ilvl="5" w:tplc="0DB2AE82" w:tentative="1">
      <w:start w:val="1"/>
      <w:numFmt w:val="bullet"/>
      <w:lvlText w:val=""/>
      <w:lvlJc w:val="left"/>
      <w:pPr>
        <w:ind w:left="4320" w:hanging="360"/>
      </w:pPr>
      <w:rPr>
        <w:rFonts w:ascii="Wingdings" w:hAnsi="Wingdings" w:hint="default"/>
      </w:rPr>
    </w:lvl>
    <w:lvl w:ilvl="6" w:tplc="335A55CA" w:tentative="1">
      <w:start w:val="1"/>
      <w:numFmt w:val="bullet"/>
      <w:lvlText w:val=""/>
      <w:lvlJc w:val="left"/>
      <w:pPr>
        <w:ind w:left="5040" w:hanging="360"/>
      </w:pPr>
      <w:rPr>
        <w:rFonts w:ascii="Symbol" w:hAnsi="Symbol" w:hint="default"/>
      </w:rPr>
    </w:lvl>
    <w:lvl w:ilvl="7" w:tplc="886AE124" w:tentative="1">
      <w:start w:val="1"/>
      <w:numFmt w:val="bullet"/>
      <w:lvlText w:val="o"/>
      <w:lvlJc w:val="left"/>
      <w:pPr>
        <w:ind w:left="5760" w:hanging="360"/>
      </w:pPr>
      <w:rPr>
        <w:rFonts w:ascii="Courier New" w:hAnsi="Courier New" w:cs="Courier New" w:hint="default"/>
      </w:rPr>
    </w:lvl>
    <w:lvl w:ilvl="8" w:tplc="B1E88662" w:tentative="1">
      <w:start w:val="1"/>
      <w:numFmt w:val="bullet"/>
      <w:lvlText w:val=""/>
      <w:lvlJc w:val="left"/>
      <w:pPr>
        <w:ind w:left="6480" w:hanging="360"/>
      </w:pPr>
      <w:rPr>
        <w:rFonts w:ascii="Wingdings" w:hAnsi="Wingdings" w:hint="default"/>
      </w:rPr>
    </w:lvl>
  </w:abstractNum>
  <w:abstractNum w:abstractNumId="16" w15:restartNumberingAfterBreak="0">
    <w:nsid w:val="6C3C004E"/>
    <w:multiLevelType w:val="hybridMultilevel"/>
    <w:tmpl w:val="4A0E49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B17449"/>
    <w:multiLevelType w:val="hybridMultilevel"/>
    <w:tmpl w:val="C4AEE53C"/>
    <w:lvl w:ilvl="0" w:tplc="F328062E">
      <w:start w:val="1"/>
      <w:numFmt w:val="bullet"/>
      <w:lvlText w:val="-"/>
      <w:lvlJc w:val="left"/>
      <w:pPr>
        <w:ind w:left="720" w:hanging="360"/>
      </w:pPr>
      <w:rPr>
        <w:rFonts w:ascii="Aptos" w:eastAsiaTheme="minorEastAsia" w:hAnsi="Aptos" w:cstheme="minorBidi" w:hint="default"/>
      </w:rPr>
    </w:lvl>
    <w:lvl w:ilvl="1" w:tplc="749E76E4" w:tentative="1">
      <w:start w:val="1"/>
      <w:numFmt w:val="bullet"/>
      <w:lvlText w:val="o"/>
      <w:lvlJc w:val="left"/>
      <w:pPr>
        <w:ind w:left="1440" w:hanging="360"/>
      </w:pPr>
      <w:rPr>
        <w:rFonts w:ascii="Courier New" w:hAnsi="Courier New" w:cs="Courier New" w:hint="default"/>
      </w:rPr>
    </w:lvl>
    <w:lvl w:ilvl="2" w:tplc="87E84DDE">
      <w:start w:val="1"/>
      <w:numFmt w:val="bullet"/>
      <w:lvlText w:val=""/>
      <w:lvlJc w:val="left"/>
      <w:pPr>
        <w:ind w:left="2160" w:hanging="360"/>
      </w:pPr>
      <w:rPr>
        <w:rFonts w:ascii="Wingdings" w:hAnsi="Wingdings" w:hint="default"/>
      </w:rPr>
    </w:lvl>
    <w:lvl w:ilvl="3" w:tplc="8D72E46C" w:tentative="1">
      <w:start w:val="1"/>
      <w:numFmt w:val="bullet"/>
      <w:lvlText w:val=""/>
      <w:lvlJc w:val="left"/>
      <w:pPr>
        <w:ind w:left="2880" w:hanging="360"/>
      </w:pPr>
      <w:rPr>
        <w:rFonts w:ascii="Symbol" w:hAnsi="Symbol" w:hint="default"/>
      </w:rPr>
    </w:lvl>
    <w:lvl w:ilvl="4" w:tplc="9BAA3EB6" w:tentative="1">
      <w:start w:val="1"/>
      <w:numFmt w:val="bullet"/>
      <w:lvlText w:val="o"/>
      <w:lvlJc w:val="left"/>
      <w:pPr>
        <w:ind w:left="3600" w:hanging="360"/>
      </w:pPr>
      <w:rPr>
        <w:rFonts w:ascii="Courier New" w:hAnsi="Courier New" w:cs="Courier New" w:hint="default"/>
      </w:rPr>
    </w:lvl>
    <w:lvl w:ilvl="5" w:tplc="5C50C78A" w:tentative="1">
      <w:start w:val="1"/>
      <w:numFmt w:val="bullet"/>
      <w:lvlText w:val=""/>
      <w:lvlJc w:val="left"/>
      <w:pPr>
        <w:ind w:left="4320" w:hanging="360"/>
      </w:pPr>
      <w:rPr>
        <w:rFonts w:ascii="Wingdings" w:hAnsi="Wingdings" w:hint="default"/>
      </w:rPr>
    </w:lvl>
    <w:lvl w:ilvl="6" w:tplc="ADEE0B92" w:tentative="1">
      <w:start w:val="1"/>
      <w:numFmt w:val="bullet"/>
      <w:lvlText w:val=""/>
      <w:lvlJc w:val="left"/>
      <w:pPr>
        <w:ind w:left="5040" w:hanging="360"/>
      </w:pPr>
      <w:rPr>
        <w:rFonts w:ascii="Symbol" w:hAnsi="Symbol" w:hint="default"/>
      </w:rPr>
    </w:lvl>
    <w:lvl w:ilvl="7" w:tplc="23B8A8F2" w:tentative="1">
      <w:start w:val="1"/>
      <w:numFmt w:val="bullet"/>
      <w:lvlText w:val="o"/>
      <w:lvlJc w:val="left"/>
      <w:pPr>
        <w:ind w:left="5760" w:hanging="360"/>
      </w:pPr>
      <w:rPr>
        <w:rFonts w:ascii="Courier New" w:hAnsi="Courier New" w:cs="Courier New" w:hint="default"/>
      </w:rPr>
    </w:lvl>
    <w:lvl w:ilvl="8" w:tplc="F7D09E44" w:tentative="1">
      <w:start w:val="1"/>
      <w:numFmt w:val="bullet"/>
      <w:lvlText w:val=""/>
      <w:lvlJc w:val="left"/>
      <w:pPr>
        <w:ind w:left="6480" w:hanging="360"/>
      </w:pPr>
      <w:rPr>
        <w:rFonts w:ascii="Wingdings" w:hAnsi="Wingdings" w:hint="default"/>
      </w:rPr>
    </w:lvl>
  </w:abstractNum>
  <w:num w:numId="1" w16cid:durableId="1740522306">
    <w:abstractNumId w:val="15"/>
  </w:num>
  <w:num w:numId="2" w16cid:durableId="1291281044">
    <w:abstractNumId w:val="3"/>
  </w:num>
  <w:num w:numId="3" w16cid:durableId="1072773963">
    <w:abstractNumId w:val="1"/>
  </w:num>
  <w:num w:numId="4" w16cid:durableId="1416592647">
    <w:abstractNumId w:val="17"/>
  </w:num>
  <w:num w:numId="5" w16cid:durableId="13770744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0289641">
    <w:abstractNumId w:val="8"/>
  </w:num>
  <w:num w:numId="7" w16cid:durableId="1146625879">
    <w:abstractNumId w:val="4"/>
  </w:num>
  <w:num w:numId="8" w16cid:durableId="498691745">
    <w:abstractNumId w:val="2"/>
  </w:num>
  <w:num w:numId="9" w16cid:durableId="770591531">
    <w:abstractNumId w:val="6"/>
  </w:num>
  <w:num w:numId="10" w16cid:durableId="1378431776">
    <w:abstractNumId w:val="10"/>
  </w:num>
  <w:num w:numId="11" w16cid:durableId="882134660">
    <w:abstractNumId w:val="14"/>
  </w:num>
  <w:num w:numId="12" w16cid:durableId="90004916">
    <w:abstractNumId w:val="9"/>
  </w:num>
  <w:num w:numId="13" w16cid:durableId="1762751060">
    <w:abstractNumId w:val="13"/>
  </w:num>
  <w:num w:numId="14" w16cid:durableId="609967962">
    <w:abstractNumId w:val="11"/>
  </w:num>
  <w:num w:numId="15" w16cid:durableId="852230700">
    <w:abstractNumId w:val="5"/>
  </w:num>
  <w:num w:numId="16" w16cid:durableId="1487164310">
    <w:abstractNumId w:val="12"/>
  </w:num>
  <w:num w:numId="17" w16cid:durableId="1330867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5492971">
    <w:abstractNumId w:val="1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9E5EA1F"/>
    <w:rsid w:val="00000299"/>
    <w:rsid w:val="000006EA"/>
    <w:rsid w:val="00000E48"/>
    <w:rsid w:val="00001911"/>
    <w:rsid w:val="00001B0D"/>
    <w:rsid w:val="00001F06"/>
    <w:rsid w:val="00002078"/>
    <w:rsid w:val="00002122"/>
    <w:rsid w:val="00003212"/>
    <w:rsid w:val="000036EB"/>
    <w:rsid w:val="00003E7F"/>
    <w:rsid w:val="00004081"/>
    <w:rsid w:val="00004960"/>
    <w:rsid w:val="000055C2"/>
    <w:rsid w:val="00005FCD"/>
    <w:rsid w:val="00005FFB"/>
    <w:rsid w:val="00006944"/>
    <w:rsid w:val="00006C26"/>
    <w:rsid w:val="00007762"/>
    <w:rsid w:val="00010794"/>
    <w:rsid w:val="0001082A"/>
    <w:rsid w:val="0001099D"/>
    <w:rsid w:val="000110AE"/>
    <w:rsid w:val="00011ABD"/>
    <w:rsid w:val="00011AFA"/>
    <w:rsid w:val="000127D7"/>
    <w:rsid w:val="000128D5"/>
    <w:rsid w:val="000144C7"/>
    <w:rsid w:val="000147FC"/>
    <w:rsid w:val="000150EB"/>
    <w:rsid w:val="00015CF6"/>
    <w:rsid w:val="00016FC4"/>
    <w:rsid w:val="00017198"/>
    <w:rsid w:val="000175A9"/>
    <w:rsid w:val="000178AC"/>
    <w:rsid w:val="00017AFC"/>
    <w:rsid w:val="0002110F"/>
    <w:rsid w:val="0002118D"/>
    <w:rsid w:val="00021721"/>
    <w:rsid w:val="00022D7B"/>
    <w:rsid w:val="000235EA"/>
    <w:rsid w:val="00023E7A"/>
    <w:rsid w:val="000250FE"/>
    <w:rsid w:val="00027539"/>
    <w:rsid w:val="0002774B"/>
    <w:rsid w:val="00027A6D"/>
    <w:rsid w:val="00027D0F"/>
    <w:rsid w:val="00030FA2"/>
    <w:rsid w:val="00031BB1"/>
    <w:rsid w:val="00031D97"/>
    <w:rsid w:val="0003324B"/>
    <w:rsid w:val="000352BB"/>
    <w:rsid w:val="00035798"/>
    <w:rsid w:val="00035887"/>
    <w:rsid w:val="00036E55"/>
    <w:rsid w:val="00037D0C"/>
    <w:rsid w:val="00037E61"/>
    <w:rsid w:val="000409BC"/>
    <w:rsid w:val="00040CEE"/>
    <w:rsid w:val="000432AE"/>
    <w:rsid w:val="00045AD0"/>
    <w:rsid w:val="00045CD6"/>
    <w:rsid w:val="00046152"/>
    <w:rsid w:val="00046836"/>
    <w:rsid w:val="00046D18"/>
    <w:rsid w:val="00050678"/>
    <w:rsid w:val="00050CD5"/>
    <w:rsid w:val="00050FCE"/>
    <w:rsid w:val="0005197B"/>
    <w:rsid w:val="00053984"/>
    <w:rsid w:val="00054835"/>
    <w:rsid w:val="00054D87"/>
    <w:rsid w:val="000554EA"/>
    <w:rsid w:val="000556D9"/>
    <w:rsid w:val="00055F95"/>
    <w:rsid w:val="000563CB"/>
    <w:rsid w:val="000570D9"/>
    <w:rsid w:val="0005726E"/>
    <w:rsid w:val="00057783"/>
    <w:rsid w:val="00057CDA"/>
    <w:rsid w:val="00060FDC"/>
    <w:rsid w:val="00061596"/>
    <w:rsid w:val="00061DF5"/>
    <w:rsid w:val="000629F4"/>
    <w:rsid w:val="0006426F"/>
    <w:rsid w:val="000646C1"/>
    <w:rsid w:val="00064B71"/>
    <w:rsid w:val="00064E50"/>
    <w:rsid w:val="0006547C"/>
    <w:rsid w:val="00065FBC"/>
    <w:rsid w:val="00066E38"/>
    <w:rsid w:val="00070F79"/>
    <w:rsid w:val="000713BD"/>
    <w:rsid w:val="00072C31"/>
    <w:rsid w:val="00072CF9"/>
    <w:rsid w:val="00072D30"/>
    <w:rsid w:val="00073486"/>
    <w:rsid w:val="000735E3"/>
    <w:rsid w:val="00075193"/>
    <w:rsid w:val="00075C12"/>
    <w:rsid w:val="00075C6F"/>
    <w:rsid w:val="00076413"/>
    <w:rsid w:val="00076CAE"/>
    <w:rsid w:val="00077666"/>
    <w:rsid w:val="0007799C"/>
    <w:rsid w:val="0008096B"/>
    <w:rsid w:val="00080DD7"/>
    <w:rsid w:val="00081C95"/>
    <w:rsid w:val="00081DC7"/>
    <w:rsid w:val="00083E3E"/>
    <w:rsid w:val="0008426C"/>
    <w:rsid w:val="000849AC"/>
    <w:rsid w:val="00085FF3"/>
    <w:rsid w:val="000866FD"/>
    <w:rsid w:val="000914B1"/>
    <w:rsid w:val="00091A13"/>
    <w:rsid w:val="00094858"/>
    <w:rsid w:val="00094DFE"/>
    <w:rsid w:val="0009529A"/>
    <w:rsid w:val="00095883"/>
    <w:rsid w:val="000968AC"/>
    <w:rsid w:val="00097E56"/>
    <w:rsid w:val="000A0AA9"/>
    <w:rsid w:val="000A0E2A"/>
    <w:rsid w:val="000A19B1"/>
    <w:rsid w:val="000A2466"/>
    <w:rsid w:val="000A27B1"/>
    <w:rsid w:val="000A410C"/>
    <w:rsid w:val="000A45C1"/>
    <w:rsid w:val="000A4C44"/>
    <w:rsid w:val="000A7480"/>
    <w:rsid w:val="000A76F2"/>
    <w:rsid w:val="000B09F6"/>
    <w:rsid w:val="000B0B88"/>
    <w:rsid w:val="000B19A3"/>
    <w:rsid w:val="000B36CC"/>
    <w:rsid w:val="000B48C6"/>
    <w:rsid w:val="000B4E0D"/>
    <w:rsid w:val="000B4E0E"/>
    <w:rsid w:val="000B5237"/>
    <w:rsid w:val="000B722B"/>
    <w:rsid w:val="000B72A8"/>
    <w:rsid w:val="000B73F0"/>
    <w:rsid w:val="000B7754"/>
    <w:rsid w:val="000B77D1"/>
    <w:rsid w:val="000B77F7"/>
    <w:rsid w:val="000C1B74"/>
    <w:rsid w:val="000C2A7F"/>
    <w:rsid w:val="000C33B2"/>
    <w:rsid w:val="000C510E"/>
    <w:rsid w:val="000C69A1"/>
    <w:rsid w:val="000C6C11"/>
    <w:rsid w:val="000C732D"/>
    <w:rsid w:val="000C7FAB"/>
    <w:rsid w:val="000D09C3"/>
    <w:rsid w:val="000D09FE"/>
    <w:rsid w:val="000D257F"/>
    <w:rsid w:val="000D2BB3"/>
    <w:rsid w:val="000D3C52"/>
    <w:rsid w:val="000D3E1C"/>
    <w:rsid w:val="000D5ADF"/>
    <w:rsid w:val="000D5F02"/>
    <w:rsid w:val="000D61E9"/>
    <w:rsid w:val="000D6489"/>
    <w:rsid w:val="000D7FF2"/>
    <w:rsid w:val="000E1403"/>
    <w:rsid w:val="000E1C1B"/>
    <w:rsid w:val="000E1CC4"/>
    <w:rsid w:val="000E1E6F"/>
    <w:rsid w:val="000E2A4F"/>
    <w:rsid w:val="000E2B03"/>
    <w:rsid w:val="000E334B"/>
    <w:rsid w:val="000E3A75"/>
    <w:rsid w:val="000E43BA"/>
    <w:rsid w:val="000E50FC"/>
    <w:rsid w:val="000E587B"/>
    <w:rsid w:val="000E5BE8"/>
    <w:rsid w:val="000E76A6"/>
    <w:rsid w:val="000E77E0"/>
    <w:rsid w:val="000F190A"/>
    <w:rsid w:val="000F1DAC"/>
    <w:rsid w:val="000F34FE"/>
    <w:rsid w:val="000F3A34"/>
    <w:rsid w:val="000F3CC5"/>
    <w:rsid w:val="000F45AD"/>
    <w:rsid w:val="000F704D"/>
    <w:rsid w:val="000F73F7"/>
    <w:rsid w:val="000F7407"/>
    <w:rsid w:val="000F7855"/>
    <w:rsid w:val="000F7920"/>
    <w:rsid w:val="00100F89"/>
    <w:rsid w:val="00101248"/>
    <w:rsid w:val="001019E2"/>
    <w:rsid w:val="00102D90"/>
    <w:rsid w:val="00102D91"/>
    <w:rsid w:val="00102E48"/>
    <w:rsid w:val="001030E7"/>
    <w:rsid w:val="00103138"/>
    <w:rsid w:val="001041A4"/>
    <w:rsid w:val="00104A38"/>
    <w:rsid w:val="00104C4C"/>
    <w:rsid w:val="00104F0E"/>
    <w:rsid w:val="001050D9"/>
    <w:rsid w:val="001066DD"/>
    <w:rsid w:val="00106FFF"/>
    <w:rsid w:val="001070C0"/>
    <w:rsid w:val="00107341"/>
    <w:rsid w:val="001074DB"/>
    <w:rsid w:val="00107D85"/>
    <w:rsid w:val="001118FB"/>
    <w:rsid w:val="001130B4"/>
    <w:rsid w:val="00113632"/>
    <w:rsid w:val="00113A8E"/>
    <w:rsid w:val="00114026"/>
    <w:rsid w:val="00114664"/>
    <w:rsid w:val="0011513D"/>
    <w:rsid w:val="0011525E"/>
    <w:rsid w:val="001153DC"/>
    <w:rsid w:val="00117806"/>
    <w:rsid w:val="00117978"/>
    <w:rsid w:val="00117D1B"/>
    <w:rsid w:val="00122152"/>
    <w:rsid w:val="00122B4B"/>
    <w:rsid w:val="00123752"/>
    <w:rsid w:val="00123BC6"/>
    <w:rsid w:val="00123E21"/>
    <w:rsid w:val="0012418A"/>
    <w:rsid w:val="00126104"/>
    <w:rsid w:val="00126BE3"/>
    <w:rsid w:val="0013060D"/>
    <w:rsid w:val="00130618"/>
    <w:rsid w:val="00130868"/>
    <w:rsid w:val="00130D58"/>
    <w:rsid w:val="001318A3"/>
    <w:rsid w:val="00131C53"/>
    <w:rsid w:val="0013269E"/>
    <w:rsid w:val="0013335A"/>
    <w:rsid w:val="00134943"/>
    <w:rsid w:val="00134F2B"/>
    <w:rsid w:val="001352FB"/>
    <w:rsid w:val="0013588F"/>
    <w:rsid w:val="00135AE2"/>
    <w:rsid w:val="001366ED"/>
    <w:rsid w:val="00136DB2"/>
    <w:rsid w:val="001374FC"/>
    <w:rsid w:val="00137548"/>
    <w:rsid w:val="00137E81"/>
    <w:rsid w:val="001408B6"/>
    <w:rsid w:val="00141B67"/>
    <w:rsid w:val="00141C24"/>
    <w:rsid w:val="001426D8"/>
    <w:rsid w:val="00142903"/>
    <w:rsid w:val="00144150"/>
    <w:rsid w:val="00144454"/>
    <w:rsid w:val="00144808"/>
    <w:rsid w:val="00144A72"/>
    <w:rsid w:val="00144F35"/>
    <w:rsid w:val="00145948"/>
    <w:rsid w:val="00146536"/>
    <w:rsid w:val="001467E6"/>
    <w:rsid w:val="00146EE2"/>
    <w:rsid w:val="001478B9"/>
    <w:rsid w:val="00150138"/>
    <w:rsid w:val="00151A5E"/>
    <w:rsid w:val="001521B5"/>
    <w:rsid w:val="001523C6"/>
    <w:rsid w:val="001534A1"/>
    <w:rsid w:val="00153801"/>
    <w:rsid w:val="00153F6A"/>
    <w:rsid w:val="00154488"/>
    <w:rsid w:val="00154812"/>
    <w:rsid w:val="001560A9"/>
    <w:rsid w:val="001560B3"/>
    <w:rsid w:val="001571C2"/>
    <w:rsid w:val="00157DBF"/>
    <w:rsid w:val="00160D82"/>
    <w:rsid w:val="001614D9"/>
    <w:rsid w:val="0016153A"/>
    <w:rsid w:val="00161C83"/>
    <w:rsid w:val="00161FAF"/>
    <w:rsid w:val="00164924"/>
    <w:rsid w:val="00166776"/>
    <w:rsid w:val="00166828"/>
    <w:rsid w:val="0016727A"/>
    <w:rsid w:val="0016739E"/>
    <w:rsid w:val="00167F73"/>
    <w:rsid w:val="001703FB"/>
    <w:rsid w:val="00170403"/>
    <w:rsid w:val="00170449"/>
    <w:rsid w:val="00170E50"/>
    <w:rsid w:val="00171222"/>
    <w:rsid w:val="001712B7"/>
    <w:rsid w:val="00171E01"/>
    <w:rsid w:val="001726C0"/>
    <w:rsid w:val="00172875"/>
    <w:rsid w:val="00172AFD"/>
    <w:rsid w:val="00172DCA"/>
    <w:rsid w:val="00173315"/>
    <w:rsid w:val="00174B8A"/>
    <w:rsid w:val="00176F09"/>
    <w:rsid w:val="00177EC7"/>
    <w:rsid w:val="0018019D"/>
    <w:rsid w:val="00181F47"/>
    <w:rsid w:val="00182C8C"/>
    <w:rsid w:val="00182D44"/>
    <w:rsid w:val="00182E60"/>
    <w:rsid w:val="0018300F"/>
    <w:rsid w:val="001845A4"/>
    <w:rsid w:val="00185ED3"/>
    <w:rsid w:val="0018616A"/>
    <w:rsid w:val="00186D96"/>
    <w:rsid w:val="001904F9"/>
    <w:rsid w:val="00190F4D"/>
    <w:rsid w:val="001919BD"/>
    <w:rsid w:val="00191C9B"/>
    <w:rsid w:val="001928A4"/>
    <w:rsid w:val="00193328"/>
    <w:rsid w:val="001939CE"/>
    <w:rsid w:val="00193EEC"/>
    <w:rsid w:val="0019406C"/>
    <w:rsid w:val="00194522"/>
    <w:rsid w:val="001948AE"/>
    <w:rsid w:val="00195019"/>
    <w:rsid w:val="00195BEC"/>
    <w:rsid w:val="00195C56"/>
    <w:rsid w:val="001965C1"/>
    <w:rsid w:val="0019673C"/>
    <w:rsid w:val="001A0253"/>
    <w:rsid w:val="001A03BA"/>
    <w:rsid w:val="001A0891"/>
    <w:rsid w:val="001A0CA0"/>
    <w:rsid w:val="001A1C24"/>
    <w:rsid w:val="001A1D6E"/>
    <w:rsid w:val="001A36C1"/>
    <w:rsid w:val="001A38B2"/>
    <w:rsid w:val="001A38E2"/>
    <w:rsid w:val="001A3A66"/>
    <w:rsid w:val="001A43D8"/>
    <w:rsid w:val="001A5424"/>
    <w:rsid w:val="001A59CC"/>
    <w:rsid w:val="001A5A98"/>
    <w:rsid w:val="001A60E3"/>
    <w:rsid w:val="001A619D"/>
    <w:rsid w:val="001A6DAD"/>
    <w:rsid w:val="001A73C1"/>
    <w:rsid w:val="001A787D"/>
    <w:rsid w:val="001B08BB"/>
    <w:rsid w:val="001B15C1"/>
    <w:rsid w:val="001B1FD2"/>
    <w:rsid w:val="001B2529"/>
    <w:rsid w:val="001B31B2"/>
    <w:rsid w:val="001B395C"/>
    <w:rsid w:val="001B3C85"/>
    <w:rsid w:val="001B40ED"/>
    <w:rsid w:val="001B4173"/>
    <w:rsid w:val="001B51DB"/>
    <w:rsid w:val="001B5E9F"/>
    <w:rsid w:val="001B6386"/>
    <w:rsid w:val="001B7B9D"/>
    <w:rsid w:val="001B7FBC"/>
    <w:rsid w:val="001C0000"/>
    <w:rsid w:val="001C001F"/>
    <w:rsid w:val="001C00DD"/>
    <w:rsid w:val="001C0DDE"/>
    <w:rsid w:val="001C100E"/>
    <w:rsid w:val="001C12A6"/>
    <w:rsid w:val="001C2A7E"/>
    <w:rsid w:val="001C37F0"/>
    <w:rsid w:val="001C398E"/>
    <w:rsid w:val="001C3AD2"/>
    <w:rsid w:val="001C47D6"/>
    <w:rsid w:val="001C5353"/>
    <w:rsid w:val="001C5587"/>
    <w:rsid w:val="001C55DB"/>
    <w:rsid w:val="001C7412"/>
    <w:rsid w:val="001C77DA"/>
    <w:rsid w:val="001D1189"/>
    <w:rsid w:val="001D23B3"/>
    <w:rsid w:val="001D245E"/>
    <w:rsid w:val="001D268A"/>
    <w:rsid w:val="001D289F"/>
    <w:rsid w:val="001D3119"/>
    <w:rsid w:val="001D41D6"/>
    <w:rsid w:val="001D47BB"/>
    <w:rsid w:val="001D7DFD"/>
    <w:rsid w:val="001E0DF8"/>
    <w:rsid w:val="001E1AB2"/>
    <w:rsid w:val="001E2668"/>
    <w:rsid w:val="001E2C7F"/>
    <w:rsid w:val="001E3219"/>
    <w:rsid w:val="001E3458"/>
    <w:rsid w:val="001E49F9"/>
    <w:rsid w:val="001E4B64"/>
    <w:rsid w:val="001E6003"/>
    <w:rsid w:val="001E7F57"/>
    <w:rsid w:val="001F0ABC"/>
    <w:rsid w:val="001F1C54"/>
    <w:rsid w:val="001F1C88"/>
    <w:rsid w:val="001F24FE"/>
    <w:rsid w:val="001F284D"/>
    <w:rsid w:val="001F2F18"/>
    <w:rsid w:val="001F435F"/>
    <w:rsid w:val="001F5A0A"/>
    <w:rsid w:val="001F6933"/>
    <w:rsid w:val="001F7676"/>
    <w:rsid w:val="002004AA"/>
    <w:rsid w:val="002007B4"/>
    <w:rsid w:val="00200A19"/>
    <w:rsid w:val="002019C5"/>
    <w:rsid w:val="0020265A"/>
    <w:rsid w:val="00202DD4"/>
    <w:rsid w:val="00203304"/>
    <w:rsid w:val="00203A03"/>
    <w:rsid w:val="00203F2A"/>
    <w:rsid w:val="00204C5F"/>
    <w:rsid w:val="00204E72"/>
    <w:rsid w:val="00205EB4"/>
    <w:rsid w:val="002060D7"/>
    <w:rsid w:val="002065F6"/>
    <w:rsid w:val="002075E0"/>
    <w:rsid w:val="00207649"/>
    <w:rsid w:val="00211608"/>
    <w:rsid w:val="00212685"/>
    <w:rsid w:val="002129F2"/>
    <w:rsid w:val="00213BCD"/>
    <w:rsid w:val="0021422A"/>
    <w:rsid w:val="00214991"/>
    <w:rsid w:val="002151C3"/>
    <w:rsid w:val="0021755F"/>
    <w:rsid w:val="00217E7B"/>
    <w:rsid w:val="0022068C"/>
    <w:rsid w:val="00220772"/>
    <w:rsid w:val="0022097D"/>
    <w:rsid w:val="00220BE0"/>
    <w:rsid w:val="00221129"/>
    <w:rsid w:val="00221176"/>
    <w:rsid w:val="00221FCD"/>
    <w:rsid w:val="002223F1"/>
    <w:rsid w:val="00223A6C"/>
    <w:rsid w:val="00224394"/>
    <w:rsid w:val="00225506"/>
    <w:rsid w:val="00226E5A"/>
    <w:rsid w:val="002277D2"/>
    <w:rsid w:val="00230216"/>
    <w:rsid w:val="00230B98"/>
    <w:rsid w:val="002314DB"/>
    <w:rsid w:val="00232AC3"/>
    <w:rsid w:val="00232AE5"/>
    <w:rsid w:val="00233819"/>
    <w:rsid w:val="00233AEC"/>
    <w:rsid w:val="00233F4F"/>
    <w:rsid w:val="00234C12"/>
    <w:rsid w:val="00234DC0"/>
    <w:rsid w:val="00235FAD"/>
    <w:rsid w:val="0023716C"/>
    <w:rsid w:val="002372B5"/>
    <w:rsid w:val="002374C3"/>
    <w:rsid w:val="00237C42"/>
    <w:rsid w:val="0024090C"/>
    <w:rsid w:val="00240E2C"/>
    <w:rsid w:val="0024196E"/>
    <w:rsid w:val="00241C6F"/>
    <w:rsid w:val="00242D37"/>
    <w:rsid w:val="00242D7E"/>
    <w:rsid w:val="00242DD4"/>
    <w:rsid w:val="002437ED"/>
    <w:rsid w:val="00243C90"/>
    <w:rsid w:val="00244A41"/>
    <w:rsid w:val="00244ABD"/>
    <w:rsid w:val="00244CC3"/>
    <w:rsid w:val="0024520A"/>
    <w:rsid w:val="00245BC3"/>
    <w:rsid w:val="002462CE"/>
    <w:rsid w:val="00246432"/>
    <w:rsid w:val="002465AF"/>
    <w:rsid w:val="00246610"/>
    <w:rsid w:val="002469A7"/>
    <w:rsid w:val="00247A1B"/>
    <w:rsid w:val="00250D62"/>
    <w:rsid w:val="00250F3B"/>
    <w:rsid w:val="002524D1"/>
    <w:rsid w:val="0025258E"/>
    <w:rsid w:val="00252EF9"/>
    <w:rsid w:val="002530EE"/>
    <w:rsid w:val="0025316D"/>
    <w:rsid w:val="00253705"/>
    <w:rsid w:val="00253EEA"/>
    <w:rsid w:val="0025464D"/>
    <w:rsid w:val="00254CE7"/>
    <w:rsid w:val="002562CC"/>
    <w:rsid w:val="00257030"/>
    <w:rsid w:val="0025778F"/>
    <w:rsid w:val="00260D0B"/>
    <w:rsid w:val="0026101C"/>
    <w:rsid w:val="00261269"/>
    <w:rsid w:val="00261963"/>
    <w:rsid w:val="002623CE"/>
    <w:rsid w:val="00263036"/>
    <w:rsid w:val="002634A0"/>
    <w:rsid w:val="00264344"/>
    <w:rsid w:val="00264779"/>
    <w:rsid w:val="00264B1B"/>
    <w:rsid w:val="00264EA7"/>
    <w:rsid w:val="0026551B"/>
    <w:rsid w:val="00265B5E"/>
    <w:rsid w:val="00266257"/>
    <w:rsid w:val="0026627A"/>
    <w:rsid w:val="002663AF"/>
    <w:rsid w:val="00267801"/>
    <w:rsid w:val="00267869"/>
    <w:rsid w:val="0027127D"/>
    <w:rsid w:val="00271759"/>
    <w:rsid w:val="00271D83"/>
    <w:rsid w:val="002724CD"/>
    <w:rsid w:val="00275357"/>
    <w:rsid w:val="002753AC"/>
    <w:rsid w:val="00275DB8"/>
    <w:rsid w:val="00276EB4"/>
    <w:rsid w:val="002804C6"/>
    <w:rsid w:val="00280E63"/>
    <w:rsid w:val="0028182C"/>
    <w:rsid w:val="00282307"/>
    <w:rsid w:val="002832C1"/>
    <w:rsid w:val="00283417"/>
    <w:rsid w:val="002834EE"/>
    <w:rsid w:val="00283962"/>
    <w:rsid w:val="00283DB7"/>
    <w:rsid w:val="00283DF9"/>
    <w:rsid w:val="00284BC6"/>
    <w:rsid w:val="00284CA1"/>
    <w:rsid w:val="00285979"/>
    <w:rsid w:val="00285A15"/>
    <w:rsid w:val="002863A5"/>
    <w:rsid w:val="00286FBF"/>
    <w:rsid w:val="00290B09"/>
    <w:rsid w:val="00291384"/>
    <w:rsid w:val="002915A9"/>
    <w:rsid w:val="00291670"/>
    <w:rsid w:val="00291C9F"/>
    <w:rsid w:val="0029396F"/>
    <w:rsid w:val="00294D30"/>
    <w:rsid w:val="00294FA3"/>
    <w:rsid w:val="00295E29"/>
    <w:rsid w:val="00296653"/>
    <w:rsid w:val="0029674E"/>
    <w:rsid w:val="00296E6D"/>
    <w:rsid w:val="00297106"/>
    <w:rsid w:val="002A2743"/>
    <w:rsid w:val="002A2A3F"/>
    <w:rsid w:val="002A4694"/>
    <w:rsid w:val="002A509F"/>
    <w:rsid w:val="002A6385"/>
    <w:rsid w:val="002A6E95"/>
    <w:rsid w:val="002A77CA"/>
    <w:rsid w:val="002B0C84"/>
    <w:rsid w:val="002B2790"/>
    <w:rsid w:val="002B29ED"/>
    <w:rsid w:val="002B2ADA"/>
    <w:rsid w:val="002B2D64"/>
    <w:rsid w:val="002B3B99"/>
    <w:rsid w:val="002B4017"/>
    <w:rsid w:val="002B4296"/>
    <w:rsid w:val="002B47F8"/>
    <w:rsid w:val="002B58F5"/>
    <w:rsid w:val="002B60E3"/>
    <w:rsid w:val="002B62D8"/>
    <w:rsid w:val="002B65E0"/>
    <w:rsid w:val="002C0638"/>
    <w:rsid w:val="002C0709"/>
    <w:rsid w:val="002C2628"/>
    <w:rsid w:val="002C3695"/>
    <w:rsid w:val="002C3902"/>
    <w:rsid w:val="002C3BE4"/>
    <w:rsid w:val="002C43D6"/>
    <w:rsid w:val="002C454B"/>
    <w:rsid w:val="002C5A14"/>
    <w:rsid w:val="002C5C15"/>
    <w:rsid w:val="002C5E10"/>
    <w:rsid w:val="002C71D8"/>
    <w:rsid w:val="002C7DAF"/>
    <w:rsid w:val="002D0B80"/>
    <w:rsid w:val="002D0BF5"/>
    <w:rsid w:val="002D0C98"/>
    <w:rsid w:val="002D1315"/>
    <w:rsid w:val="002D1EB1"/>
    <w:rsid w:val="002D282E"/>
    <w:rsid w:val="002D3114"/>
    <w:rsid w:val="002D33A1"/>
    <w:rsid w:val="002D379C"/>
    <w:rsid w:val="002D5982"/>
    <w:rsid w:val="002D7363"/>
    <w:rsid w:val="002D75CE"/>
    <w:rsid w:val="002D7719"/>
    <w:rsid w:val="002D7AE0"/>
    <w:rsid w:val="002D7FDA"/>
    <w:rsid w:val="002E0417"/>
    <w:rsid w:val="002E1B67"/>
    <w:rsid w:val="002E2DFB"/>
    <w:rsid w:val="002E2EB2"/>
    <w:rsid w:val="002E3876"/>
    <w:rsid w:val="002E3C87"/>
    <w:rsid w:val="002E3D4D"/>
    <w:rsid w:val="002E3D67"/>
    <w:rsid w:val="002E417C"/>
    <w:rsid w:val="002E6889"/>
    <w:rsid w:val="002E7602"/>
    <w:rsid w:val="002F03D2"/>
    <w:rsid w:val="002F0BAB"/>
    <w:rsid w:val="002F29F4"/>
    <w:rsid w:val="002F2E89"/>
    <w:rsid w:val="002F4130"/>
    <w:rsid w:val="002F43EB"/>
    <w:rsid w:val="002F43FE"/>
    <w:rsid w:val="002F4419"/>
    <w:rsid w:val="002F46DD"/>
    <w:rsid w:val="002F4863"/>
    <w:rsid w:val="002F48A8"/>
    <w:rsid w:val="002F5913"/>
    <w:rsid w:val="002F6B65"/>
    <w:rsid w:val="003002DB"/>
    <w:rsid w:val="0030041E"/>
    <w:rsid w:val="003006FE"/>
    <w:rsid w:val="00301697"/>
    <w:rsid w:val="00301A0E"/>
    <w:rsid w:val="00301B64"/>
    <w:rsid w:val="00302840"/>
    <w:rsid w:val="00302E34"/>
    <w:rsid w:val="00302F6C"/>
    <w:rsid w:val="00303445"/>
    <w:rsid w:val="00303920"/>
    <w:rsid w:val="00303E41"/>
    <w:rsid w:val="00305679"/>
    <w:rsid w:val="0030573A"/>
    <w:rsid w:val="00305F01"/>
    <w:rsid w:val="003065B9"/>
    <w:rsid w:val="00311749"/>
    <w:rsid w:val="00311E97"/>
    <w:rsid w:val="00312011"/>
    <w:rsid w:val="00312155"/>
    <w:rsid w:val="003122BE"/>
    <w:rsid w:val="00312414"/>
    <w:rsid w:val="00312A16"/>
    <w:rsid w:val="003132B2"/>
    <w:rsid w:val="0031539B"/>
    <w:rsid w:val="00315479"/>
    <w:rsid w:val="00315E26"/>
    <w:rsid w:val="00316055"/>
    <w:rsid w:val="0032016E"/>
    <w:rsid w:val="00321F30"/>
    <w:rsid w:val="003229DE"/>
    <w:rsid w:val="00322DEF"/>
    <w:rsid w:val="0032314A"/>
    <w:rsid w:val="00324371"/>
    <w:rsid w:val="00324C84"/>
    <w:rsid w:val="00324C89"/>
    <w:rsid w:val="003252E7"/>
    <w:rsid w:val="00325C35"/>
    <w:rsid w:val="00326BE6"/>
    <w:rsid w:val="003300BC"/>
    <w:rsid w:val="00330D0D"/>
    <w:rsid w:val="00330D1F"/>
    <w:rsid w:val="0033233C"/>
    <w:rsid w:val="003329C9"/>
    <w:rsid w:val="00332A2D"/>
    <w:rsid w:val="00332EB8"/>
    <w:rsid w:val="00332F9C"/>
    <w:rsid w:val="00333226"/>
    <w:rsid w:val="003337EB"/>
    <w:rsid w:val="00333809"/>
    <w:rsid w:val="003339C2"/>
    <w:rsid w:val="00334394"/>
    <w:rsid w:val="003350BC"/>
    <w:rsid w:val="0033605C"/>
    <w:rsid w:val="0033623E"/>
    <w:rsid w:val="00340C56"/>
    <w:rsid w:val="00341699"/>
    <w:rsid w:val="003422E1"/>
    <w:rsid w:val="00342B73"/>
    <w:rsid w:val="00343C4C"/>
    <w:rsid w:val="003441DD"/>
    <w:rsid w:val="0034448C"/>
    <w:rsid w:val="003449B1"/>
    <w:rsid w:val="0034536C"/>
    <w:rsid w:val="00345A8F"/>
    <w:rsid w:val="00345B11"/>
    <w:rsid w:val="00346660"/>
    <w:rsid w:val="00347523"/>
    <w:rsid w:val="003476CB"/>
    <w:rsid w:val="00347CE7"/>
    <w:rsid w:val="0035067B"/>
    <w:rsid w:val="0035080D"/>
    <w:rsid w:val="00351180"/>
    <w:rsid w:val="00351465"/>
    <w:rsid w:val="0035165F"/>
    <w:rsid w:val="00352AD1"/>
    <w:rsid w:val="00352B80"/>
    <w:rsid w:val="00353602"/>
    <w:rsid w:val="003544B9"/>
    <w:rsid w:val="00354B72"/>
    <w:rsid w:val="00354D47"/>
    <w:rsid w:val="0035788E"/>
    <w:rsid w:val="00357A7D"/>
    <w:rsid w:val="00357AC8"/>
    <w:rsid w:val="00360158"/>
    <w:rsid w:val="003610B1"/>
    <w:rsid w:val="00361270"/>
    <w:rsid w:val="00361C66"/>
    <w:rsid w:val="00362020"/>
    <w:rsid w:val="00362426"/>
    <w:rsid w:val="00362528"/>
    <w:rsid w:val="00364886"/>
    <w:rsid w:val="00364AF0"/>
    <w:rsid w:val="00364B1E"/>
    <w:rsid w:val="00364C48"/>
    <w:rsid w:val="003655CB"/>
    <w:rsid w:val="00365713"/>
    <w:rsid w:val="00365F60"/>
    <w:rsid w:val="00366285"/>
    <w:rsid w:val="0036750C"/>
    <w:rsid w:val="003675FA"/>
    <w:rsid w:val="00367C96"/>
    <w:rsid w:val="00370D36"/>
    <w:rsid w:val="0037106C"/>
    <w:rsid w:val="0037178D"/>
    <w:rsid w:val="00371D6B"/>
    <w:rsid w:val="00373374"/>
    <w:rsid w:val="00373F90"/>
    <w:rsid w:val="00375FDB"/>
    <w:rsid w:val="00376387"/>
    <w:rsid w:val="00376685"/>
    <w:rsid w:val="00376875"/>
    <w:rsid w:val="0038187C"/>
    <w:rsid w:val="0038244E"/>
    <w:rsid w:val="00382AF6"/>
    <w:rsid w:val="003843B6"/>
    <w:rsid w:val="00384FD3"/>
    <w:rsid w:val="003855DB"/>
    <w:rsid w:val="00387DC4"/>
    <w:rsid w:val="00390F8E"/>
    <w:rsid w:val="00391263"/>
    <w:rsid w:val="0039132B"/>
    <w:rsid w:val="0039284B"/>
    <w:rsid w:val="00394DBA"/>
    <w:rsid w:val="00396352"/>
    <w:rsid w:val="003965F1"/>
    <w:rsid w:val="0039760D"/>
    <w:rsid w:val="00397DA6"/>
    <w:rsid w:val="003A0241"/>
    <w:rsid w:val="003A1BDE"/>
    <w:rsid w:val="003A2500"/>
    <w:rsid w:val="003A394D"/>
    <w:rsid w:val="003A3BC7"/>
    <w:rsid w:val="003A66D5"/>
    <w:rsid w:val="003B02E7"/>
    <w:rsid w:val="003B039A"/>
    <w:rsid w:val="003B1AC9"/>
    <w:rsid w:val="003B1B14"/>
    <w:rsid w:val="003B1C9D"/>
    <w:rsid w:val="003B22D2"/>
    <w:rsid w:val="003B23EA"/>
    <w:rsid w:val="003B43EF"/>
    <w:rsid w:val="003B46A1"/>
    <w:rsid w:val="003B505A"/>
    <w:rsid w:val="003B585E"/>
    <w:rsid w:val="003B5BD5"/>
    <w:rsid w:val="003B6A08"/>
    <w:rsid w:val="003B77E4"/>
    <w:rsid w:val="003B7BFE"/>
    <w:rsid w:val="003C0A2E"/>
    <w:rsid w:val="003C1144"/>
    <w:rsid w:val="003C148A"/>
    <w:rsid w:val="003C1C31"/>
    <w:rsid w:val="003C1EBD"/>
    <w:rsid w:val="003C3E6C"/>
    <w:rsid w:val="003C4ED2"/>
    <w:rsid w:val="003C505D"/>
    <w:rsid w:val="003C513E"/>
    <w:rsid w:val="003C609C"/>
    <w:rsid w:val="003C6188"/>
    <w:rsid w:val="003C6EAB"/>
    <w:rsid w:val="003C6FBE"/>
    <w:rsid w:val="003C7347"/>
    <w:rsid w:val="003D0EB6"/>
    <w:rsid w:val="003D1446"/>
    <w:rsid w:val="003D188E"/>
    <w:rsid w:val="003D3351"/>
    <w:rsid w:val="003D408C"/>
    <w:rsid w:val="003D4527"/>
    <w:rsid w:val="003D45DC"/>
    <w:rsid w:val="003D5EA3"/>
    <w:rsid w:val="003D6B7A"/>
    <w:rsid w:val="003D6CA9"/>
    <w:rsid w:val="003D7424"/>
    <w:rsid w:val="003E0BEA"/>
    <w:rsid w:val="003E1A78"/>
    <w:rsid w:val="003E238D"/>
    <w:rsid w:val="003E51BD"/>
    <w:rsid w:val="003E58C5"/>
    <w:rsid w:val="003E5B8F"/>
    <w:rsid w:val="003E6293"/>
    <w:rsid w:val="003E681F"/>
    <w:rsid w:val="003E6BC6"/>
    <w:rsid w:val="003F0E64"/>
    <w:rsid w:val="003F0E6D"/>
    <w:rsid w:val="003F0E9C"/>
    <w:rsid w:val="003F15D1"/>
    <w:rsid w:val="003F23D1"/>
    <w:rsid w:val="003F2B96"/>
    <w:rsid w:val="003F2DC5"/>
    <w:rsid w:val="003F33AC"/>
    <w:rsid w:val="003F5A67"/>
    <w:rsid w:val="003F5F2D"/>
    <w:rsid w:val="003F6D61"/>
    <w:rsid w:val="003F6ED7"/>
    <w:rsid w:val="003F76CE"/>
    <w:rsid w:val="003F7B4B"/>
    <w:rsid w:val="003F7F0D"/>
    <w:rsid w:val="00400CCC"/>
    <w:rsid w:val="00401099"/>
    <w:rsid w:val="0040190C"/>
    <w:rsid w:val="00401AFB"/>
    <w:rsid w:val="00402B2D"/>
    <w:rsid w:val="00402C73"/>
    <w:rsid w:val="004043C9"/>
    <w:rsid w:val="00404B41"/>
    <w:rsid w:val="0040527D"/>
    <w:rsid w:val="00405DEA"/>
    <w:rsid w:val="00405F61"/>
    <w:rsid w:val="004068B3"/>
    <w:rsid w:val="00407D4D"/>
    <w:rsid w:val="00410397"/>
    <w:rsid w:val="00411A00"/>
    <w:rsid w:val="00412449"/>
    <w:rsid w:val="00412A8C"/>
    <w:rsid w:val="00412D7C"/>
    <w:rsid w:val="00412F6C"/>
    <w:rsid w:val="00413312"/>
    <w:rsid w:val="00413328"/>
    <w:rsid w:val="004139DB"/>
    <w:rsid w:val="00413FD4"/>
    <w:rsid w:val="00414015"/>
    <w:rsid w:val="0041434B"/>
    <w:rsid w:val="004147FA"/>
    <w:rsid w:val="00415CD1"/>
    <w:rsid w:val="00416C3C"/>
    <w:rsid w:val="0041733F"/>
    <w:rsid w:val="00420547"/>
    <w:rsid w:val="00421430"/>
    <w:rsid w:val="004227F8"/>
    <w:rsid w:val="00423300"/>
    <w:rsid w:val="004249D4"/>
    <w:rsid w:val="004259BF"/>
    <w:rsid w:val="004259D1"/>
    <w:rsid w:val="004262A7"/>
    <w:rsid w:val="00426C70"/>
    <w:rsid w:val="0042747A"/>
    <w:rsid w:val="004277B9"/>
    <w:rsid w:val="00430D15"/>
    <w:rsid w:val="00430E1E"/>
    <w:rsid w:val="00431472"/>
    <w:rsid w:val="00431B3D"/>
    <w:rsid w:val="00432158"/>
    <w:rsid w:val="00432634"/>
    <w:rsid w:val="00433601"/>
    <w:rsid w:val="00434244"/>
    <w:rsid w:val="004346AE"/>
    <w:rsid w:val="00434A83"/>
    <w:rsid w:val="004354C8"/>
    <w:rsid w:val="004364A4"/>
    <w:rsid w:val="004366A1"/>
    <w:rsid w:val="0044093B"/>
    <w:rsid w:val="00440D96"/>
    <w:rsid w:val="00444062"/>
    <w:rsid w:val="00444768"/>
    <w:rsid w:val="004461A8"/>
    <w:rsid w:val="00446C01"/>
    <w:rsid w:val="004473E9"/>
    <w:rsid w:val="00450129"/>
    <w:rsid w:val="00450646"/>
    <w:rsid w:val="00451502"/>
    <w:rsid w:val="00452447"/>
    <w:rsid w:val="00453BD1"/>
    <w:rsid w:val="004541DA"/>
    <w:rsid w:val="00454316"/>
    <w:rsid w:val="00454DC8"/>
    <w:rsid w:val="00455C5C"/>
    <w:rsid w:val="00455FBC"/>
    <w:rsid w:val="00456881"/>
    <w:rsid w:val="00456BD1"/>
    <w:rsid w:val="00457891"/>
    <w:rsid w:val="004605DF"/>
    <w:rsid w:val="00460732"/>
    <w:rsid w:val="0046147D"/>
    <w:rsid w:val="004615A1"/>
    <w:rsid w:val="00462248"/>
    <w:rsid w:val="0046288A"/>
    <w:rsid w:val="004645C8"/>
    <w:rsid w:val="0046509C"/>
    <w:rsid w:val="004653FD"/>
    <w:rsid w:val="004654E0"/>
    <w:rsid w:val="00466821"/>
    <w:rsid w:val="00467629"/>
    <w:rsid w:val="00467C88"/>
    <w:rsid w:val="004709AB"/>
    <w:rsid w:val="004714B9"/>
    <w:rsid w:val="004715CF"/>
    <w:rsid w:val="0047308E"/>
    <w:rsid w:val="004747B3"/>
    <w:rsid w:val="00474FBC"/>
    <w:rsid w:val="004757EA"/>
    <w:rsid w:val="00475ABB"/>
    <w:rsid w:val="004777FA"/>
    <w:rsid w:val="00480581"/>
    <w:rsid w:val="004821F0"/>
    <w:rsid w:val="00482213"/>
    <w:rsid w:val="004834F3"/>
    <w:rsid w:val="00483EA2"/>
    <w:rsid w:val="00484240"/>
    <w:rsid w:val="00484596"/>
    <w:rsid w:val="00487EF1"/>
    <w:rsid w:val="00487FF8"/>
    <w:rsid w:val="0049078E"/>
    <w:rsid w:val="004908F7"/>
    <w:rsid w:val="00490A12"/>
    <w:rsid w:val="00491895"/>
    <w:rsid w:val="00491A1B"/>
    <w:rsid w:val="00491B30"/>
    <w:rsid w:val="0049219F"/>
    <w:rsid w:val="00492F52"/>
    <w:rsid w:val="00492F75"/>
    <w:rsid w:val="00493049"/>
    <w:rsid w:val="004936E8"/>
    <w:rsid w:val="00494760"/>
    <w:rsid w:val="00494BF1"/>
    <w:rsid w:val="00494FEC"/>
    <w:rsid w:val="00495983"/>
    <w:rsid w:val="00495AB9"/>
    <w:rsid w:val="00496531"/>
    <w:rsid w:val="00496591"/>
    <w:rsid w:val="00496E08"/>
    <w:rsid w:val="00497971"/>
    <w:rsid w:val="004A0527"/>
    <w:rsid w:val="004A0ED7"/>
    <w:rsid w:val="004A0FC1"/>
    <w:rsid w:val="004A1406"/>
    <w:rsid w:val="004A3BEE"/>
    <w:rsid w:val="004A3D85"/>
    <w:rsid w:val="004A43A7"/>
    <w:rsid w:val="004A43F6"/>
    <w:rsid w:val="004A5540"/>
    <w:rsid w:val="004A5A42"/>
    <w:rsid w:val="004A6456"/>
    <w:rsid w:val="004B0145"/>
    <w:rsid w:val="004B173C"/>
    <w:rsid w:val="004B1E9D"/>
    <w:rsid w:val="004B25B7"/>
    <w:rsid w:val="004B29F0"/>
    <w:rsid w:val="004B46B9"/>
    <w:rsid w:val="004B7125"/>
    <w:rsid w:val="004B7870"/>
    <w:rsid w:val="004C0140"/>
    <w:rsid w:val="004C0163"/>
    <w:rsid w:val="004C0188"/>
    <w:rsid w:val="004C0E36"/>
    <w:rsid w:val="004C104C"/>
    <w:rsid w:val="004C137E"/>
    <w:rsid w:val="004C161B"/>
    <w:rsid w:val="004C1B96"/>
    <w:rsid w:val="004C3F83"/>
    <w:rsid w:val="004C4CF8"/>
    <w:rsid w:val="004C4F71"/>
    <w:rsid w:val="004C5D7D"/>
    <w:rsid w:val="004C6AB3"/>
    <w:rsid w:val="004C748A"/>
    <w:rsid w:val="004D1745"/>
    <w:rsid w:val="004D2C79"/>
    <w:rsid w:val="004D3761"/>
    <w:rsid w:val="004D4FDC"/>
    <w:rsid w:val="004D6991"/>
    <w:rsid w:val="004E0306"/>
    <w:rsid w:val="004E0FE4"/>
    <w:rsid w:val="004E11F7"/>
    <w:rsid w:val="004E1FE6"/>
    <w:rsid w:val="004E2675"/>
    <w:rsid w:val="004E28E0"/>
    <w:rsid w:val="004E32C2"/>
    <w:rsid w:val="004E3711"/>
    <w:rsid w:val="004E4CE3"/>
    <w:rsid w:val="004E518D"/>
    <w:rsid w:val="004E52B3"/>
    <w:rsid w:val="004E5332"/>
    <w:rsid w:val="004E5692"/>
    <w:rsid w:val="004E5981"/>
    <w:rsid w:val="004E5FFC"/>
    <w:rsid w:val="004E636C"/>
    <w:rsid w:val="004E6C1A"/>
    <w:rsid w:val="004E73D5"/>
    <w:rsid w:val="004E7BDF"/>
    <w:rsid w:val="004F1A0F"/>
    <w:rsid w:val="004F1BFA"/>
    <w:rsid w:val="004F3131"/>
    <w:rsid w:val="004F3423"/>
    <w:rsid w:val="004F3850"/>
    <w:rsid w:val="004F3B0F"/>
    <w:rsid w:val="004F5652"/>
    <w:rsid w:val="004F5746"/>
    <w:rsid w:val="004F6804"/>
    <w:rsid w:val="004F7424"/>
    <w:rsid w:val="004F7AB6"/>
    <w:rsid w:val="00500417"/>
    <w:rsid w:val="00500CCA"/>
    <w:rsid w:val="0050110A"/>
    <w:rsid w:val="0050121E"/>
    <w:rsid w:val="005016AD"/>
    <w:rsid w:val="00504234"/>
    <w:rsid w:val="00507209"/>
    <w:rsid w:val="00507CC6"/>
    <w:rsid w:val="00510792"/>
    <w:rsid w:val="00510991"/>
    <w:rsid w:val="00510C3D"/>
    <w:rsid w:val="00511F22"/>
    <w:rsid w:val="005129BA"/>
    <w:rsid w:val="00512C5E"/>
    <w:rsid w:val="0051324F"/>
    <w:rsid w:val="0051331C"/>
    <w:rsid w:val="005169C2"/>
    <w:rsid w:val="00517BB1"/>
    <w:rsid w:val="00520907"/>
    <w:rsid w:val="00520BC6"/>
    <w:rsid w:val="0052114E"/>
    <w:rsid w:val="00521524"/>
    <w:rsid w:val="00523307"/>
    <w:rsid w:val="005239AC"/>
    <w:rsid w:val="00524A6D"/>
    <w:rsid w:val="00524B21"/>
    <w:rsid w:val="00526291"/>
    <w:rsid w:val="00526B64"/>
    <w:rsid w:val="0053069D"/>
    <w:rsid w:val="00530B2B"/>
    <w:rsid w:val="00531BF3"/>
    <w:rsid w:val="00532562"/>
    <w:rsid w:val="00532965"/>
    <w:rsid w:val="00533112"/>
    <w:rsid w:val="00533C75"/>
    <w:rsid w:val="005340B9"/>
    <w:rsid w:val="00536D7E"/>
    <w:rsid w:val="00541F98"/>
    <w:rsid w:val="0054285E"/>
    <w:rsid w:val="00542B4A"/>
    <w:rsid w:val="00542C10"/>
    <w:rsid w:val="00543216"/>
    <w:rsid w:val="00544991"/>
    <w:rsid w:val="00545947"/>
    <w:rsid w:val="005459F0"/>
    <w:rsid w:val="005465C6"/>
    <w:rsid w:val="00546AB1"/>
    <w:rsid w:val="00547564"/>
    <w:rsid w:val="00547950"/>
    <w:rsid w:val="00547B1C"/>
    <w:rsid w:val="005513C4"/>
    <w:rsid w:val="00551444"/>
    <w:rsid w:val="00551DD5"/>
    <w:rsid w:val="005522CC"/>
    <w:rsid w:val="00552ED4"/>
    <w:rsid w:val="00552F54"/>
    <w:rsid w:val="0055318E"/>
    <w:rsid w:val="00554938"/>
    <w:rsid w:val="00554EA2"/>
    <w:rsid w:val="00554EBE"/>
    <w:rsid w:val="00555122"/>
    <w:rsid w:val="0055609C"/>
    <w:rsid w:val="00557F9D"/>
    <w:rsid w:val="0056058A"/>
    <w:rsid w:val="00560A47"/>
    <w:rsid w:val="00560CEF"/>
    <w:rsid w:val="00561700"/>
    <w:rsid w:val="005617D7"/>
    <w:rsid w:val="00561B55"/>
    <w:rsid w:val="00562214"/>
    <w:rsid w:val="00563160"/>
    <w:rsid w:val="00564174"/>
    <w:rsid w:val="0056488A"/>
    <w:rsid w:val="00564FBA"/>
    <w:rsid w:val="00566603"/>
    <w:rsid w:val="0056713C"/>
    <w:rsid w:val="00567594"/>
    <w:rsid w:val="005678A2"/>
    <w:rsid w:val="00567BF9"/>
    <w:rsid w:val="0057039B"/>
    <w:rsid w:val="0057135B"/>
    <w:rsid w:val="0057146C"/>
    <w:rsid w:val="005719C9"/>
    <w:rsid w:val="00571B80"/>
    <w:rsid w:val="00571DC6"/>
    <w:rsid w:val="00571E81"/>
    <w:rsid w:val="00571EFD"/>
    <w:rsid w:val="005725DE"/>
    <w:rsid w:val="00572C80"/>
    <w:rsid w:val="00572CE9"/>
    <w:rsid w:val="00572FB1"/>
    <w:rsid w:val="00573495"/>
    <w:rsid w:val="005738AE"/>
    <w:rsid w:val="005739C2"/>
    <w:rsid w:val="005742E5"/>
    <w:rsid w:val="005749F6"/>
    <w:rsid w:val="00576174"/>
    <w:rsid w:val="0057689E"/>
    <w:rsid w:val="00577CA9"/>
    <w:rsid w:val="00580561"/>
    <w:rsid w:val="0058124C"/>
    <w:rsid w:val="00582F82"/>
    <w:rsid w:val="00584BC0"/>
    <w:rsid w:val="005850C2"/>
    <w:rsid w:val="0058532C"/>
    <w:rsid w:val="0058547B"/>
    <w:rsid w:val="00586B56"/>
    <w:rsid w:val="00586F87"/>
    <w:rsid w:val="0058723F"/>
    <w:rsid w:val="005873A9"/>
    <w:rsid w:val="00590FA5"/>
    <w:rsid w:val="0059396C"/>
    <w:rsid w:val="00593979"/>
    <w:rsid w:val="00593C87"/>
    <w:rsid w:val="00593D0B"/>
    <w:rsid w:val="00594797"/>
    <w:rsid w:val="00594B93"/>
    <w:rsid w:val="00594FEE"/>
    <w:rsid w:val="00595317"/>
    <w:rsid w:val="00595BC4"/>
    <w:rsid w:val="00595DBE"/>
    <w:rsid w:val="0059776C"/>
    <w:rsid w:val="00597E36"/>
    <w:rsid w:val="00597EF7"/>
    <w:rsid w:val="005A1D5E"/>
    <w:rsid w:val="005A25F1"/>
    <w:rsid w:val="005A2745"/>
    <w:rsid w:val="005A2C42"/>
    <w:rsid w:val="005A3B2C"/>
    <w:rsid w:val="005A471F"/>
    <w:rsid w:val="005A538C"/>
    <w:rsid w:val="005A593A"/>
    <w:rsid w:val="005A63E6"/>
    <w:rsid w:val="005A684C"/>
    <w:rsid w:val="005A7122"/>
    <w:rsid w:val="005A7849"/>
    <w:rsid w:val="005B0900"/>
    <w:rsid w:val="005B0994"/>
    <w:rsid w:val="005B118E"/>
    <w:rsid w:val="005B129B"/>
    <w:rsid w:val="005B13E0"/>
    <w:rsid w:val="005B18DF"/>
    <w:rsid w:val="005B1EC7"/>
    <w:rsid w:val="005B29E0"/>
    <w:rsid w:val="005B2B00"/>
    <w:rsid w:val="005B300E"/>
    <w:rsid w:val="005B45EA"/>
    <w:rsid w:val="005B49C3"/>
    <w:rsid w:val="005B4FC1"/>
    <w:rsid w:val="005B536C"/>
    <w:rsid w:val="005B5502"/>
    <w:rsid w:val="005B64E6"/>
    <w:rsid w:val="005B6FF4"/>
    <w:rsid w:val="005B78AA"/>
    <w:rsid w:val="005C0A3D"/>
    <w:rsid w:val="005C147B"/>
    <w:rsid w:val="005C1F3D"/>
    <w:rsid w:val="005C2159"/>
    <w:rsid w:val="005C21A3"/>
    <w:rsid w:val="005C3F0D"/>
    <w:rsid w:val="005C47D5"/>
    <w:rsid w:val="005C6510"/>
    <w:rsid w:val="005C6FA6"/>
    <w:rsid w:val="005C746A"/>
    <w:rsid w:val="005D075D"/>
    <w:rsid w:val="005D0EE2"/>
    <w:rsid w:val="005D1341"/>
    <w:rsid w:val="005D173B"/>
    <w:rsid w:val="005D1992"/>
    <w:rsid w:val="005D20AB"/>
    <w:rsid w:val="005D23F4"/>
    <w:rsid w:val="005D244C"/>
    <w:rsid w:val="005D37B9"/>
    <w:rsid w:val="005D4428"/>
    <w:rsid w:val="005D4999"/>
    <w:rsid w:val="005D585C"/>
    <w:rsid w:val="005D62CB"/>
    <w:rsid w:val="005D6E51"/>
    <w:rsid w:val="005D75E7"/>
    <w:rsid w:val="005D77CC"/>
    <w:rsid w:val="005D783E"/>
    <w:rsid w:val="005D792F"/>
    <w:rsid w:val="005D7966"/>
    <w:rsid w:val="005D797E"/>
    <w:rsid w:val="005E007F"/>
    <w:rsid w:val="005E00E2"/>
    <w:rsid w:val="005E0DC8"/>
    <w:rsid w:val="005E1FD5"/>
    <w:rsid w:val="005E319F"/>
    <w:rsid w:val="005E3CAE"/>
    <w:rsid w:val="005E3D40"/>
    <w:rsid w:val="005E45B2"/>
    <w:rsid w:val="005E478A"/>
    <w:rsid w:val="005E516A"/>
    <w:rsid w:val="005E5F92"/>
    <w:rsid w:val="005E61E1"/>
    <w:rsid w:val="005E6234"/>
    <w:rsid w:val="005E6DEE"/>
    <w:rsid w:val="005F0228"/>
    <w:rsid w:val="005F0842"/>
    <w:rsid w:val="005F0C57"/>
    <w:rsid w:val="005F30DF"/>
    <w:rsid w:val="005F37CC"/>
    <w:rsid w:val="005F3DD2"/>
    <w:rsid w:val="005F4469"/>
    <w:rsid w:val="005F4E71"/>
    <w:rsid w:val="005F654C"/>
    <w:rsid w:val="005F6812"/>
    <w:rsid w:val="00602383"/>
    <w:rsid w:val="006025CD"/>
    <w:rsid w:val="006026B5"/>
    <w:rsid w:val="00606A58"/>
    <w:rsid w:val="006070F9"/>
    <w:rsid w:val="006109B3"/>
    <w:rsid w:val="0061113C"/>
    <w:rsid w:val="00611724"/>
    <w:rsid w:val="0061193B"/>
    <w:rsid w:val="006125DB"/>
    <w:rsid w:val="00613490"/>
    <w:rsid w:val="00613AE6"/>
    <w:rsid w:val="00615076"/>
    <w:rsid w:val="00616AE3"/>
    <w:rsid w:val="00616E42"/>
    <w:rsid w:val="0062049A"/>
    <w:rsid w:val="006204BD"/>
    <w:rsid w:val="006210AD"/>
    <w:rsid w:val="0062145F"/>
    <w:rsid w:val="00621BE9"/>
    <w:rsid w:val="00621F95"/>
    <w:rsid w:val="006225E7"/>
    <w:rsid w:val="0062335E"/>
    <w:rsid w:val="00624505"/>
    <w:rsid w:val="00625398"/>
    <w:rsid w:val="006260FE"/>
    <w:rsid w:val="0063017B"/>
    <w:rsid w:val="006302BD"/>
    <w:rsid w:val="00630436"/>
    <w:rsid w:val="006308A1"/>
    <w:rsid w:val="00631A7D"/>
    <w:rsid w:val="00631B53"/>
    <w:rsid w:val="00632A87"/>
    <w:rsid w:val="00633018"/>
    <w:rsid w:val="006334FB"/>
    <w:rsid w:val="0063381C"/>
    <w:rsid w:val="00635249"/>
    <w:rsid w:val="0063537B"/>
    <w:rsid w:val="00635911"/>
    <w:rsid w:val="00635ACC"/>
    <w:rsid w:val="006366A8"/>
    <w:rsid w:val="00636893"/>
    <w:rsid w:val="00636951"/>
    <w:rsid w:val="00636978"/>
    <w:rsid w:val="00636A1E"/>
    <w:rsid w:val="00636D4A"/>
    <w:rsid w:val="0063736B"/>
    <w:rsid w:val="006378C5"/>
    <w:rsid w:val="00637F99"/>
    <w:rsid w:val="00640197"/>
    <w:rsid w:val="006401CA"/>
    <w:rsid w:val="00640FDD"/>
    <w:rsid w:val="00642D88"/>
    <w:rsid w:val="00643D35"/>
    <w:rsid w:val="00645190"/>
    <w:rsid w:val="00646141"/>
    <w:rsid w:val="00646AEF"/>
    <w:rsid w:val="00647314"/>
    <w:rsid w:val="0065072A"/>
    <w:rsid w:val="00650928"/>
    <w:rsid w:val="00650CAF"/>
    <w:rsid w:val="00651978"/>
    <w:rsid w:val="00652655"/>
    <w:rsid w:val="00652C71"/>
    <w:rsid w:val="00652F30"/>
    <w:rsid w:val="0065367B"/>
    <w:rsid w:val="006547A2"/>
    <w:rsid w:val="00655A5A"/>
    <w:rsid w:val="00655DFD"/>
    <w:rsid w:val="00656328"/>
    <w:rsid w:val="0065684E"/>
    <w:rsid w:val="0065721E"/>
    <w:rsid w:val="0065749F"/>
    <w:rsid w:val="00660C28"/>
    <w:rsid w:val="0066101C"/>
    <w:rsid w:val="006617C2"/>
    <w:rsid w:val="00661FBF"/>
    <w:rsid w:val="00663110"/>
    <w:rsid w:val="00663B58"/>
    <w:rsid w:val="0066407E"/>
    <w:rsid w:val="00664559"/>
    <w:rsid w:val="006645BE"/>
    <w:rsid w:val="00664B7E"/>
    <w:rsid w:val="00664F4B"/>
    <w:rsid w:val="006651E0"/>
    <w:rsid w:val="006658CD"/>
    <w:rsid w:val="00665C6D"/>
    <w:rsid w:val="00665D33"/>
    <w:rsid w:val="00665DF4"/>
    <w:rsid w:val="00666AA0"/>
    <w:rsid w:val="0067029A"/>
    <w:rsid w:val="006707B7"/>
    <w:rsid w:val="00670A95"/>
    <w:rsid w:val="006713DC"/>
    <w:rsid w:val="0067171E"/>
    <w:rsid w:val="0067338E"/>
    <w:rsid w:val="006739D4"/>
    <w:rsid w:val="006739DC"/>
    <w:rsid w:val="00674111"/>
    <w:rsid w:val="00674886"/>
    <w:rsid w:val="00674A2E"/>
    <w:rsid w:val="00674AAD"/>
    <w:rsid w:val="00674E95"/>
    <w:rsid w:val="006756FC"/>
    <w:rsid w:val="00676141"/>
    <w:rsid w:val="00676534"/>
    <w:rsid w:val="00676B64"/>
    <w:rsid w:val="00677183"/>
    <w:rsid w:val="006771A5"/>
    <w:rsid w:val="00680AEC"/>
    <w:rsid w:val="0068196D"/>
    <w:rsid w:val="00681C7C"/>
    <w:rsid w:val="006820AF"/>
    <w:rsid w:val="00682B8F"/>
    <w:rsid w:val="00682C58"/>
    <w:rsid w:val="00682EE5"/>
    <w:rsid w:val="0068306E"/>
    <w:rsid w:val="006836DC"/>
    <w:rsid w:val="00684227"/>
    <w:rsid w:val="00684260"/>
    <w:rsid w:val="0068438F"/>
    <w:rsid w:val="006844AB"/>
    <w:rsid w:val="006846B4"/>
    <w:rsid w:val="00684D3A"/>
    <w:rsid w:val="00684EE7"/>
    <w:rsid w:val="0068683D"/>
    <w:rsid w:val="0068787B"/>
    <w:rsid w:val="00690763"/>
    <w:rsid w:val="0069076E"/>
    <w:rsid w:val="0069084E"/>
    <w:rsid w:val="006915C7"/>
    <w:rsid w:val="00691806"/>
    <w:rsid w:val="006935FF"/>
    <w:rsid w:val="00693964"/>
    <w:rsid w:val="00693F67"/>
    <w:rsid w:val="006957CE"/>
    <w:rsid w:val="00695900"/>
    <w:rsid w:val="00696818"/>
    <w:rsid w:val="00696F8E"/>
    <w:rsid w:val="006A0CF6"/>
    <w:rsid w:val="006A0DD3"/>
    <w:rsid w:val="006A1E1A"/>
    <w:rsid w:val="006A2F13"/>
    <w:rsid w:val="006A2F42"/>
    <w:rsid w:val="006A3C1D"/>
    <w:rsid w:val="006A4CA6"/>
    <w:rsid w:val="006A5DAA"/>
    <w:rsid w:val="006B08CC"/>
    <w:rsid w:val="006B0A27"/>
    <w:rsid w:val="006B0FBF"/>
    <w:rsid w:val="006B23C7"/>
    <w:rsid w:val="006B2C1D"/>
    <w:rsid w:val="006B4074"/>
    <w:rsid w:val="006B4182"/>
    <w:rsid w:val="006B665A"/>
    <w:rsid w:val="006B6D18"/>
    <w:rsid w:val="006B6DD5"/>
    <w:rsid w:val="006B746E"/>
    <w:rsid w:val="006B79B1"/>
    <w:rsid w:val="006C0BD1"/>
    <w:rsid w:val="006C16AE"/>
    <w:rsid w:val="006C29E2"/>
    <w:rsid w:val="006C372F"/>
    <w:rsid w:val="006C4C66"/>
    <w:rsid w:val="006C507D"/>
    <w:rsid w:val="006C54BF"/>
    <w:rsid w:val="006C5542"/>
    <w:rsid w:val="006C723F"/>
    <w:rsid w:val="006C7C0E"/>
    <w:rsid w:val="006D0460"/>
    <w:rsid w:val="006D08BF"/>
    <w:rsid w:val="006D0B42"/>
    <w:rsid w:val="006D39BB"/>
    <w:rsid w:val="006D3B9E"/>
    <w:rsid w:val="006D404F"/>
    <w:rsid w:val="006D4283"/>
    <w:rsid w:val="006D4C15"/>
    <w:rsid w:val="006D4D1F"/>
    <w:rsid w:val="006D66D5"/>
    <w:rsid w:val="006D6CA4"/>
    <w:rsid w:val="006D7086"/>
    <w:rsid w:val="006D78B0"/>
    <w:rsid w:val="006E0B6D"/>
    <w:rsid w:val="006E0F92"/>
    <w:rsid w:val="006E1D45"/>
    <w:rsid w:val="006E2076"/>
    <w:rsid w:val="006E3407"/>
    <w:rsid w:val="006E386F"/>
    <w:rsid w:val="006E3CF9"/>
    <w:rsid w:val="006E4094"/>
    <w:rsid w:val="006E44A1"/>
    <w:rsid w:val="006E538D"/>
    <w:rsid w:val="006E5F34"/>
    <w:rsid w:val="006E71CD"/>
    <w:rsid w:val="006E7601"/>
    <w:rsid w:val="006E76B8"/>
    <w:rsid w:val="006F024C"/>
    <w:rsid w:val="006F05C7"/>
    <w:rsid w:val="006F09D2"/>
    <w:rsid w:val="006F1BF5"/>
    <w:rsid w:val="006F1E92"/>
    <w:rsid w:val="006F2AA6"/>
    <w:rsid w:val="006F34CE"/>
    <w:rsid w:val="006F3C87"/>
    <w:rsid w:val="006F3DCB"/>
    <w:rsid w:val="006F3E28"/>
    <w:rsid w:val="006F3E41"/>
    <w:rsid w:val="006F414D"/>
    <w:rsid w:val="006F419B"/>
    <w:rsid w:val="006F54A0"/>
    <w:rsid w:val="006F76DB"/>
    <w:rsid w:val="006F7ABA"/>
    <w:rsid w:val="006F7D1D"/>
    <w:rsid w:val="0070156F"/>
    <w:rsid w:val="00701DF1"/>
    <w:rsid w:val="007026D0"/>
    <w:rsid w:val="00702C3D"/>
    <w:rsid w:val="0070327F"/>
    <w:rsid w:val="00703F59"/>
    <w:rsid w:val="0070461E"/>
    <w:rsid w:val="007050C0"/>
    <w:rsid w:val="00705A0A"/>
    <w:rsid w:val="00705BA0"/>
    <w:rsid w:val="00707712"/>
    <w:rsid w:val="00710360"/>
    <w:rsid w:val="007105C1"/>
    <w:rsid w:val="007106C2"/>
    <w:rsid w:val="00710A88"/>
    <w:rsid w:val="00710D9D"/>
    <w:rsid w:val="00711ABA"/>
    <w:rsid w:val="00712224"/>
    <w:rsid w:val="00712BA6"/>
    <w:rsid w:val="00712BB1"/>
    <w:rsid w:val="00713A11"/>
    <w:rsid w:val="00714143"/>
    <w:rsid w:val="00714F68"/>
    <w:rsid w:val="00715410"/>
    <w:rsid w:val="0071541B"/>
    <w:rsid w:val="007171C1"/>
    <w:rsid w:val="00717D06"/>
    <w:rsid w:val="0072035E"/>
    <w:rsid w:val="00720AE3"/>
    <w:rsid w:val="00721054"/>
    <w:rsid w:val="0072169E"/>
    <w:rsid w:val="00721C9E"/>
    <w:rsid w:val="00722D12"/>
    <w:rsid w:val="00722EB7"/>
    <w:rsid w:val="00723132"/>
    <w:rsid w:val="00723916"/>
    <w:rsid w:val="00723DC3"/>
    <w:rsid w:val="0072481C"/>
    <w:rsid w:val="00724B43"/>
    <w:rsid w:val="0072501E"/>
    <w:rsid w:val="00725D34"/>
    <w:rsid w:val="0072613E"/>
    <w:rsid w:val="00726AC7"/>
    <w:rsid w:val="00726BA0"/>
    <w:rsid w:val="00726F21"/>
    <w:rsid w:val="007279A5"/>
    <w:rsid w:val="00730FB1"/>
    <w:rsid w:val="00731E73"/>
    <w:rsid w:val="0073212B"/>
    <w:rsid w:val="00733BCD"/>
    <w:rsid w:val="00733D22"/>
    <w:rsid w:val="007342DB"/>
    <w:rsid w:val="00734DA9"/>
    <w:rsid w:val="00735487"/>
    <w:rsid w:val="00736FF8"/>
    <w:rsid w:val="00737C24"/>
    <w:rsid w:val="00740439"/>
    <w:rsid w:val="00740A14"/>
    <w:rsid w:val="00740BEB"/>
    <w:rsid w:val="00740E0E"/>
    <w:rsid w:val="00740F5A"/>
    <w:rsid w:val="0074153B"/>
    <w:rsid w:val="0074183E"/>
    <w:rsid w:val="0074193E"/>
    <w:rsid w:val="007423D5"/>
    <w:rsid w:val="00744BAC"/>
    <w:rsid w:val="00745936"/>
    <w:rsid w:val="00747685"/>
    <w:rsid w:val="00747AC4"/>
    <w:rsid w:val="00750ACA"/>
    <w:rsid w:val="00750BFE"/>
    <w:rsid w:val="00751F8E"/>
    <w:rsid w:val="00752295"/>
    <w:rsid w:val="00752894"/>
    <w:rsid w:val="00753500"/>
    <w:rsid w:val="00754DC4"/>
    <w:rsid w:val="007550CB"/>
    <w:rsid w:val="00755F42"/>
    <w:rsid w:val="007562F6"/>
    <w:rsid w:val="007567A1"/>
    <w:rsid w:val="00756967"/>
    <w:rsid w:val="00757881"/>
    <w:rsid w:val="00757F37"/>
    <w:rsid w:val="007605C4"/>
    <w:rsid w:val="00760EB4"/>
    <w:rsid w:val="007614DF"/>
    <w:rsid w:val="00761C84"/>
    <w:rsid w:val="00763E74"/>
    <w:rsid w:val="00764053"/>
    <w:rsid w:val="0076409D"/>
    <w:rsid w:val="00764368"/>
    <w:rsid w:val="0076584E"/>
    <w:rsid w:val="00766997"/>
    <w:rsid w:val="0076706F"/>
    <w:rsid w:val="00767500"/>
    <w:rsid w:val="00773758"/>
    <w:rsid w:val="00773FB3"/>
    <w:rsid w:val="00774041"/>
    <w:rsid w:val="00774183"/>
    <w:rsid w:val="007742D0"/>
    <w:rsid w:val="0077442F"/>
    <w:rsid w:val="0077469B"/>
    <w:rsid w:val="00775569"/>
    <w:rsid w:val="0077567A"/>
    <w:rsid w:val="00775A4F"/>
    <w:rsid w:val="00775C9C"/>
    <w:rsid w:val="00776146"/>
    <w:rsid w:val="0077614B"/>
    <w:rsid w:val="0077748A"/>
    <w:rsid w:val="007779C7"/>
    <w:rsid w:val="00777A44"/>
    <w:rsid w:val="00780C25"/>
    <w:rsid w:val="00780EF6"/>
    <w:rsid w:val="00781072"/>
    <w:rsid w:val="007839D7"/>
    <w:rsid w:val="00783A7A"/>
    <w:rsid w:val="00783D03"/>
    <w:rsid w:val="007853BD"/>
    <w:rsid w:val="00785E00"/>
    <w:rsid w:val="00785E05"/>
    <w:rsid w:val="007864AB"/>
    <w:rsid w:val="0078681E"/>
    <w:rsid w:val="0078702E"/>
    <w:rsid w:val="007870BB"/>
    <w:rsid w:val="00787147"/>
    <w:rsid w:val="00787824"/>
    <w:rsid w:val="00787E56"/>
    <w:rsid w:val="00790BF1"/>
    <w:rsid w:val="0079192F"/>
    <w:rsid w:val="00791C06"/>
    <w:rsid w:val="00792C05"/>
    <w:rsid w:val="00792CD1"/>
    <w:rsid w:val="00792D5E"/>
    <w:rsid w:val="007933F0"/>
    <w:rsid w:val="00793764"/>
    <w:rsid w:val="0079383D"/>
    <w:rsid w:val="00793B91"/>
    <w:rsid w:val="00794AB7"/>
    <w:rsid w:val="007957EB"/>
    <w:rsid w:val="0079590A"/>
    <w:rsid w:val="007968FC"/>
    <w:rsid w:val="00796C30"/>
    <w:rsid w:val="00796D95"/>
    <w:rsid w:val="0079707F"/>
    <w:rsid w:val="007A1059"/>
    <w:rsid w:val="007A11F3"/>
    <w:rsid w:val="007A1AA6"/>
    <w:rsid w:val="007A2425"/>
    <w:rsid w:val="007A249F"/>
    <w:rsid w:val="007A2889"/>
    <w:rsid w:val="007A2D61"/>
    <w:rsid w:val="007A309E"/>
    <w:rsid w:val="007A3DB1"/>
    <w:rsid w:val="007A5AAA"/>
    <w:rsid w:val="007A607D"/>
    <w:rsid w:val="007A6207"/>
    <w:rsid w:val="007A699F"/>
    <w:rsid w:val="007A6FB6"/>
    <w:rsid w:val="007A714B"/>
    <w:rsid w:val="007A763E"/>
    <w:rsid w:val="007A7E18"/>
    <w:rsid w:val="007B078F"/>
    <w:rsid w:val="007B0E50"/>
    <w:rsid w:val="007B2B4D"/>
    <w:rsid w:val="007B2FFD"/>
    <w:rsid w:val="007B394E"/>
    <w:rsid w:val="007B44C5"/>
    <w:rsid w:val="007B4B96"/>
    <w:rsid w:val="007B56D2"/>
    <w:rsid w:val="007B577B"/>
    <w:rsid w:val="007B5910"/>
    <w:rsid w:val="007B62EA"/>
    <w:rsid w:val="007B65CC"/>
    <w:rsid w:val="007B6BDA"/>
    <w:rsid w:val="007B6F4F"/>
    <w:rsid w:val="007B71B1"/>
    <w:rsid w:val="007B7304"/>
    <w:rsid w:val="007B7E6E"/>
    <w:rsid w:val="007C0335"/>
    <w:rsid w:val="007C1AD1"/>
    <w:rsid w:val="007C2E01"/>
    <w:rsid w:val="007C3154"/>
    <w:rsid w:val="007C35BD"/>
    <w:rsid w:val="007C375B"/>
    <w:rsid w:val="007C4292"/>
    <w:rsid w:val="007C429D"/>
    <w:rsid w:val="007C45A8"/>
    <w:rsid w:val="007C46C9"/>
    <w:rsid w:val="007C5394"/>
    <w:rsid w:val="007C55BE"/>
    <w:rsid w:val="007C6689"/>
    <w:rsid w:val="007C68A0"/>
    <w:rsid w:val="007C6C07"/>
    <w:rsid w:val="007C708C"/>
    <w:rsid w:val="007C7C15"/>
    <w:rsid w:val="007C7EEB"/>
    <w:rsid w:val="007D0793"/>
    <w:rsid w:val="007D0FE3"/>
    <w:rsid w:val="007D122A"/>
    <w:rsid w:val="007D1A2B"/>
    <w:rsid w:val="007D1CCD"/>
    <w:rsid w:val="007D2B7A"/>
    <w:rsid w:val="007D321E"/>
    <w:rsid w:val="007D3D15"/>
    <w:rsid w:val="007D3E17"/>
    <w:rsid w:val="007D4A70"/>
    <w:rsid w:val="007D4D35"/>
    <w:rsid w:val="007D5BC7"/>
    <w:rsid w:val="007D5C71"/>
    <w:rsid w:val="007D62CC"/>
    <w:rsid w:val="007D6951"/>
    <w:rsid w:val="007D6E1F"/>
    <w:rsid w:val="007D6E3B"/>
    <w:rsid w:val="007D72F7"/>
    <w:rsid w:val="007D76EC"/>
    <w:rsid w:val="007D7E2F"/>
    <w:rsid w:val="007D7E9F"/>
    <w:rsid w:val="007E1416"/>
    <w:rsid w:val="007E19E0"/>
    <w:rsid w:val="007E2666"/>
    <w:rsid w:val="007E2D87"/>
    <w:rsid w:val="007E39DC"/>
    <w:rsid w:val="007E3A7A"/>
    <w:rsid w:val="007E4296"/>
    <w:rsid w:val="007E44E2"/>
    <w:rsid w:val="007E52B2"/>
    <w:rsid w:val="007E58A7"/>
    <w:rsid w:val="007E5F8A"/>
    <w:rsid w:val="007E6A10"/>
    <w:rsid w:val="007F075E"/>
    <w:rsid w:val="007F194E"/>
    <w:rsid w:val="007F24A3"/>
    <w:rsid w:val="007F28EC"/>
    <w:rsid w:val="007F2D9F"/>
    <w:rsid w:val="007F32D8"/>
    <w:rsid w:val="007F337B"/>
    <w:rsid w:val="007F3424"/>
    <w:rsid w:val="007F38E6"/>
    <w:rsid w:val="007F3FC2"/>
    <w:rsid w:val="007F4F4D"/>
    <w:rsid w:val="007F5829"/>
    <w:rsid w:val="007F5877"/>
    <w:rsid w:val="007F64A9"/>
    <w:rsid w:val="00800D8A"/>
    <w:rsid w:val="00801AC2"/>
    <w:rsid w:val="00801BBE"/>
    <w:rsid w:val="00803AAB"/>
    <w:rsid w:val="008047C3"/>
    <w:rsid w:val="00804B93"/>
    <w:rsid w:val="008054BD"/>
    <w:rsid w:val="0080554D"/>
    <w:rsid w:val="00807754"/>
    <w:rsid w:val="00810EFD"/>
    <w:rsid w:val="0081118A"/>
    <w:rsid w:val="00811201"/>
    <w:rsid w:val="0081155E"/>
    <w:rsid w:val="00811860"/>
    <w:rsid w:val="00812343"/>
    <w:rsid w:val="008123DF"/>
    <w:rsid w:val="00812779"/>
    <w:rsid w:val="0081325B"/>
    <w:rsid w:val="00813B20"/>
    <w:rsid w:val="00813B95"/>
    <w:rsid w:val="008145C6"/>
    <w:rsid w:val="00814B4E"/>
    <w:rsid w:val="00814D2B"/>
    <w:rsid w:val="008155CC"/>
    <w:rsid w:val="00815D15"/>
    <w:rsid w:val="00816B25"/>
    <w:rsid w:val="00817F66"/>
    <w:rsid w:val="00821744"/>
    <w:rsid w:val="00821780"/>
    <w:rsid w:val="00821BD0"/>
    <w:rsid w:val="00821FBE"/>
    <w:rsid w:val="0082270E"/>
    <w:rsid w:val="008237D7"/>
    <w:rsid w:val="00823F59"/>
    <w:rsid w:val="00824551"/>
    <w:rsid w:val="00825A84"/>
    <w:rsid w:val="00826760"/>
    <w:rsid w:val="00826B12"/>
    <w:rsid w:val="00830314"/>
    <w:rsid w:val="0083056E"/>
    <w:rsid w:val="008307C4"/>
    <w:rsid w:val="0083104A"/>
    <w:rsid w:val="00831B29"/>
    <w:rsid w:val="00832C99"/>
    <w:rsid w:val="00832DED"/>
    <w:rsid w:val="00832E7F"/>
    <w:rsid w:val="00833A3F"/>
    <w:rsid w:val="00833E9F"/>
    <w:rsid w:val="00834327"/>
    <w:rsid w:val="00834698"/>
    <w:rsid w:val="00834859"/>
    <w:rsid w:val="00834A5B"/>
    <w:rsid w:val="008364F7"/>
    <w:rsid w:val="00836D9B"/>
    <w:rsid w:val="00836F8B"/>
    <w:rsid w:val="00837733"/>
    <w:rsid w:val="00837801"/>
    <w:rsid w:val="00840DCB"/>
    <w:rsid w:val="00840DF1"/>
    <w:rsid w:val="00842BFA"/>
    <w:rsid w:val="00842C9A"/>
    <w:rsid w:val="0084326B"/>
    <w:rsid w:val="008436C1"/>
    <w:rsid w:val="008437BD"/>
    <w:rsid w:val="00844C5B"/>
    <w:rsid w:val="00845566"/>
    <w:rsid w:val="00845618"/>
    <w:rsid w:val="00845B23"/>
    <w:rsid w:val="00847DCE"/>
    <w:rsid w:val="008508E3"/>
    <w:rsid w:val="008512FB"/>
    <w:rsid w:val="008528B4"/>
    <w:rsid w:val="00853336"/>
    <w:rsid w:val="008533A2"/>
    <w:rsid w:val="00853436"/>
    <w:rsid w:val="008543FD"/>
    <w:rsid w:val="00854CA9"/>
    <w:rsid w:val="008560AC"/>
    <w:rsid w:val="00856E93"/>
    <w:rsid w:val="008575C0"/>
    <w:rsid w:val="00857672"/>
    <w:rsid w:val="00857ED7"/>
    <w:rsid w:val="00860B74"/>
    <w:rsid w:val="00861CCA"/>
    <w:rsid w:val="00862949"/>
    <w:rsid w:val="00864A5B"/>
    <w:rsid w:val="0086508B"/>
    <w:rsid w:val="00865867"/>
    <w:rsid w:val="008659BB"/>
    <w:rsid w:val="00865CAF"/>
    <w:rsid w:val="00865FCB"/>
    <w:rsid w:val="00866F50"/>
    <w:rsid w:val="00867382"/>
    <w:rsid w:val="00867AB3"/>
    <w:rsid w:val="00870C56"/>
    <w:rsid w:val="00870DC6"/>
    <w:rsid w:val="00871144"/>
    <w:rsid w:val="0087261A"/>
    <w:rsid w:val="00873136"/>
    <w:rsid w:val="00873758"/>
    <w:rsid w:val="00873AAA"/>
    <w:rsid w:val="00873CD5"/>
    <w:rsid w:val="00874C5F"/>
    <w:rsid w:val="0087513D"/>
    <w:rsid w:val="00875324"/>
    <w:rsid w:val="008757CD"/>
    <w:rsid w:val="00875AFD"/>
    <w:rsid w:val="00875C32"/>
    <w:rsid w:val="00876098"/>
    <w:rsid w:val="008762C0"/>
    <w:rsid w:val="008768E2"/>
    <w:rsid w:val="00881BE1"/>
    <w:rsid w:val="008821B2"/>
    <w:rsid w:val="00882236"/>
    <w:rsid w:val="008826F2"/>
    <w:rsid w:val="00882C35"/>
    <w:rsid w:val="00883342"/>
    <w:rsid w:val="008833DF"/>
    <w:rsid w:val="00884148"/>
    <w:rsid w:val="008846B6"/>
    <w:rsid w:val="0088484E"/>
    <w:rsid w:val="00884CC3"/>
    <w:rsid w:val="00884FB6"/>
    <w:rsid w:val="00885547"/>
    <w:rsid w:val="008855F5"/>
    <w:rsid w:val="00885A77"/>
    <w:rsid w:val="008863FA"/>
    <w:rsid w:val="0088729B"/>
    <w:rsid w:val="0088787F"/>
    <w:rsid w:val="008915B8"/>
    <w:rsid w:val="00891A37"/>
    <w:rsid w:val="00891DBE"/>
    <w:rsid w:val="00892118"/>
    <w:rsid w:val="00894371"/>
    <w:rsid w:val="0089461C"/>
    <w:rsid w:val="0089466F"/>
    <w:rsid w:val="008951B8"/>
    <w:rsid w:val="00896D29"/>
    <w:rsid w:val="00897705"/>
    <w:rsid w:val="008A1A0A"/>
    <w:rsid w:val="008A2238"/>
    <w:rsid w:val="008A25FA"/>
    <w:rsid w:val="008A371D"/>
    <w:rsid w:val="008A373D"/>
    <w:rsid w:val="008A4937"/>
    <w:rsid w:val="008A4973"/>
    <w:rsid w:val="008A52E5"/>
    <w:rsid w:val="008A5353"/>
    <w:rsid w:val="008A5600"/>
    <w:rsid w:val="008A5F1F"/>
    <w:rsid w:val="008A6A03"/>
    <w:rsid w:val="008A7710"/>
    <w:rsid w:val="008B19C6"/>
    <w:rsid w:val="008B3BF5"/>
    <w:rsid w:val="008B3C61"/>
    <w:rsid w:val="008B43D8"/>
    <w:rsid w:val="008B4C00"/>
    <w:rsid w:val="008B65F0"/>
    <w:rsid w:val="008B7703"/>
    <w:rsid w:val="008B770E"/>
    <w:rsid w:val="008B7B4A"/>
    <w:rsid w:val="008C00BC"/>
    <w:rsid w:val="008C0113"/>
    <w:rsid w:val="008C02C6"/>
    <w:rsid w:val="008C0EF2"/>
    <w:rsid w:val="008C16B5"/>
    <w:rsid w:val="008C1A4D"/>
    <w:rsid w:val="008C1E8A"/>
    <w:rsid w:val="008C22C4"/>
    <w:rsid w:val="008C2DF8"/>
    <w:rsid w:val="008C3AFD"/>
    <w:rsid w:val="008C3D62"/>
    <w:rsid w:val="008C4012"/>
    <w:rsid w:val="008C4C79"/>
    <w:rsid w:val="008C4DA7"/>
    <w:rsid w:val="008C4E36"/>
    <w:rsid w:val="008C5486"/>
    <w:rsid w:val="008C5493"/>
    <w:rsid w:val="008C5A6A"/>
    <w:rsid w:val="008C680F"/>
    <w:rsid w:val="008C6898"/>
    <w:rsid w:val="008C6D71"/>
    <w:rsid w:val="008C7175"/>
    <w:rsid w:val="008D0B4E"/>
    <w:rsid w:val="008D10CB"/>
    <w:rsid w:val="008D407E"/>
    <w:rsid w:val="008D554E"/>
    <w:rsid w:val="008D5E7E"/>
    <w:rsid w:val="008D5ED7"/>
    <w:rsid w:val="008D7CEA"/>
    <w:rsid w:val="008E178B"/>
    <w:rsid w:val="008E17DC"/>
    <w:rsid w:val="008E3651"/>
    <w:rsid w:val="008E38E5"/>
    <w:rsid w:val="008E3CDD"/>
    <w:rsid w:val="008E40D5"/>
    <w:rsid w:val="008E4DE2"/>
    <w:rsid w:val="008E514B"/>
    <w:rsid w:val="008E62E0"/>
    <w:rsid w:val="008E7680"/>
    <w:rsid w:val="008E7ADB"/>
    <w:rsid w:val="008E7D1A"/>
    <w:rsid w:val="008F0152"/>
    <w:rsid w:val="008F0658"/>
    <w:rsid w:val="008F09E0"/>
    <w:rsid w:val="008F1397"/>
    <w:rsid w:val="008F167D"/>
    <w:rsid w:val="008F2730"/>
    <w:rsid w:val="008F2749"/>
    <w:rsid w:val="008F4251"/>
    <w:rsid w:val="008F4491"/>
    <w:rsid w:val="008F4EA2"/>
    <w:rsid w:val="008F5D93"/>
    <w:rsid w:val="008F5DF5"/>
    <w:rsid w:val="008F686B"/>
    <w:rsid w:val="008F77DE"/>
    <w:rsid w:val="009003FD"/>
    <w:rsid w:val="0090180C"/>
    <w:rsid w:val="00902A96"/>
    <w:rsid w:val="009032F2"/>
    <w:rsid w:val="00903518"/>
    <w:rsid w:val="009036F7"/>
    <w:rsid w:val="0090466C"/>
    <w:rsid w:val="0090531E"/>
    <w:rsid w:val="0090585C"/>
    <w:rsid w:val="009061BE"/>
    <w:rsid w:val="00906206"/>
    <w:rsid w:val="009064A9"/>
    <w:rsid w:val="00907CF9"/>
    <w:rsid w:val="00907F22"/>
    <w:rsid w:val="009105A1"/>
    <w:rsid w:val="0091089C"/>
    <w:rsid w:val="00910A8F"/>
    <w:rsid w:val="0091117D"/>
    <w:rsid w:val="00913D69"/>
    <w:rsid w:val="00913D87"/>
    <w:rsid w:val="00913E5F"/>
    <w:rsid w:val="00914727"/>
    <w:rsid w:val="00914C1C"/>
    <w:rsid w:val="009164CB"/>
    <w:rsid w:val="00916CA8"/>
    <w:rsid w:val="0091728F"/>
    <w:rsid w:val="009175C8"/>
    <w:rsid w:val="00917C38"/>
    <w:rsid w:val="00917FF2"/>
    <w:rsid w:val="00920AD5"/>
    <w:rsid w:val="009214BF"/>
    <w:rsid w:val="009219C3"/>
    <w:rsid w:val="0092218C"/>
    <w:rsid w:val="00923674"/>
    <w:rsid w:val="009259A9"/>
    <w:rsid w:val="00925CDD"/>
    <w:rsid w:val="0092635D"/>
    <w:rsid w:val="00926540"/>
    <w:rsid w:val="009269EE"/>
    <w:rsid w:val="009270DB"/>
    <w:rsid w:val="009271B9"/>
    <w:rsid w:val="00927670"/>
    <w:rsid w:val="0093109C"/>
    <w:rsid w:val="00931D1A"/>
    <w:rsid w:val="00932E59"/>
    <w:rsid w:val="00933173"/>
    <w:rsid w:val="0093349A"/>
    <w:rsid w:val="0093395E"/>
    <w:rsid w:val="00933A53"/>
    <w:rsid w:val="009342CE"/>
    <w:rsid w:val="00934EE0"/>
    <w:rsid w:val="00936458"/>
    <w:rsid w:val="00936566"/>
    <w:rsid w:val="00936FD7"/>
    <w:rsid w:val="00937AAC"/>
    <w:rsid w:val="00940B2A"/>
    <w:rsid w:val="00941F2F"/>
    <w:rsid w:val="00943069"/>
    <w:rsid w:val="00943F8C"/>
    <w:rsid w:val="00945567"/>
    <w:rsid w:val="00945E4D"/>
    <w:rsid w:val="009463AB"/>
    <w:rsid w:val="00946F69"/>
    <w:rsid w:val="009475A9"/>
    <w:rsid w:val="00950504"/>
    <w:rsid w:val="00950B2B"/>
    <w:rsid w:val="0095166F"/>
    <w:rsid w:val="0095180A"/>
    <w:rsid w:val="00951B5B"/>
    <w:rsid w:val="00952E6A"/>
    <w:rsid w:val="009531BC"/>
    <w:rsid w:val="00953BA1"/>
    <w:rsid w:val="00954458"/>
    <w:rsid w:val="0095583A"/>
    <w:rsid w:val="009565BA"/>
    <w:rsid w:val="00956CD0"/>
    <w:rsid w:val="00957B89"/>
    <w:rsid w:val="009604BA"/>
    <w:rsid w:val="00960E2F"/>
    <w:rsid w:val="00961374"/>
    <w:rsid w:val="00963F59"/>
    <w:rsid w:val="00965219"/>
    <w:rsid w:val="009658F5"/>
    <w:rsid w:val="00967B96"/>
    <w:rsid w:val="00967D2B"/>
    <w:rsid w:val="00970466"/>
    <w:rsid w:val="00970BE9"/>
    <w:rsid w:val="00970D17"/>
    <w:rsid w:val="00971B80"/>
    <w:rsid w:val="009726D7"/>
    <w:rsid w:val="00972AC7"/>
    <w:rsid w:val="00972EDB"/>
    <w:rsid w:val="00973C77"/>
    <w:rsid w:val="00974C10"/>
    <w:rsid w:val="0097662C"/>
    <w:rsid w:val="0097667C"/>
    <w:rsid w:val="0097724C"/>
    <w:rsid w:val="00977357"/>
    <w:rsid w:val="009804CF"/>
    <w:rsid w:val="00980B89"/>
    <w:rsid w:val="009813E1"/>
    <w:rsid w:val="00981BF2"/>
    <w:rsid w:val="00984648"/>
    <w:rsid w:val="00984D66"/>
    <w:rsid w:val="00985F00"/>
    <w:rsid w:val="00986A3F"/>
    <w:rsid w:val="00987333"/>
    <w:rsid w:val="00987449"/>
    <w:rsid w:val="00987A00"/>
    <w:rsid w:val="0099223D"/>
    <w:rsid w:val="00992429"/>
    <w:rsid w:val="00992766"/>
    <w:rsid w:val="009933CD"/>
    <w:rsid w:val="009946CA"/>
    <w:rsid w:val="00994EF7"/>
    <w:rsid w:val="00996620"/>
    <w:rsid w:val="00997710"/>
    <w:rsid w:val="00997956"/>
    <w:rsid w:val="009A0360"/>
    <w:rsid w:val="009A0FAC"/>
    <w:rsid w:val="009A1050"/>
    <w:rsid w:val="009A1A07"/>
    <w:rsid w:val="009A3EC9"/>
    <w:rsid w:val="009A43CD"/>
    <w:rsid w:val="009A4578"/>
    <w:rsid w:val="009A45A9"/>
    <w:rsid w:val="009A473B"/>
    <w:rsid w:val="009A4992"/>
    <w:rsid w:val="009A5340"/>
    <w:rsid w:val="009A5ECE"/>
    <w:rsid w:val="009A6173"/>
    <w:rsid w:val="009A6FEC"/>
    <w:rsid w:val="009A7144"/>
    <w:rsid w:val="009A7F2D"/>
    <w:rsid w:val="009B1F04"/>
    <w:rsid w:val="009B22DC"/>
    <w:rsid w:val="009B3553"/>
    <w:rsid w:val="009B3EB8"/>
    <w:rsid w:val="009B3ECD"/>
    <w:rsid w:val="009B528C"/>
    <w:rsid w:val="009B5326"/>
    <w:rsid w:val="009B578B"/>
    <w:rsid w:val="009B6513"/>
    <w:rsid w:val="009B756D"/>
    <w:rsid w:val="009C031C"/>
    <w:rsid w:val="009C224E"/>
    <w:rsid w:val="009C25DE"/>
    <w:rsid w:val="009C2E1D"/>
    <w:rsid w:val="009C3500"/>
    <w:rsid w:val="009C356F"/>
    <w:rsid w:val="009C3B9D"/>
    <w:rsid w:val="009C3CBA"/>
    <w:rsid w:val="009C487E"/>
    <w:rsid w:val="009C4FDF"/>
    <w:rsid w:val="009C5553"/>
    <w:rsid w:val="009C5E0F"/>
    <w:rsid w:val="009C66AE"/>
    <w:rsid w:val="009C67BD"/>
    <w:rsid w:val="009C6D30"/>
    <w:rsid w:val="009D051F"/>
    <w:rsid w:val="009D0A3A"/>
    <w:rsid w:val="009D1B1A"/>
    <w:rsid w:val="009D1BFA"/>
    <w:rsid w:val="009D24E6"/>
    <w:rsid w:val="009D35EC"/>
    <w:rsid w:val="009D3D31"/>
    <w:rsid w:val="009D4390"/>
    <w:rsid w:val="009D4572"/>
    <w:rsid w:val="009D46C4"/>
    <w:rsid w:val="009D5DF3"/>
    <w:rsid w:val="009E046E"/>
    <w:rsid w:val="009E0820"/>
    <w:rsid w:val="009E4174"/>
    <w:rsid w:val="009E47D4"/>
    <w:rsid w:val="009E4A14"/>
    <w:rsid w:val="009E4BC0"/>
    <w:rsid w:val="009E6326"/>
    <w:rsid w:val="009E670A"/>
    <w:rsid w:val="009F07C0"/>
    <w:rsid w:val="009F156F"/>
    <w:rsid w:val="009F1857"/>
    <w:rsid w:val="009F1A66"/>
    <w:rsid w:val="009F1B38"/>
    <w:rsid w:val="009F1C19"/>
    <w:rsid w:val="009F1FBE"/>
    <w:rsid w:val="009F2DC5"/>
    <w:rsid w:val="009F3636"/>
    <w:rsid w:val="009F5006"/>
    <w:rsid w:val="009F5858"/>
    <w:rsid w:val="009F78E7"/>
    <w:rsid w:val="009F7BE9"/>
    <w:rsid w:val="00A00726"/>
    <w:rsid w:val="00A00C6A"/>
    <w:rsid w:val="00A010C5"/>
    <w:rsid w:val="00A040D2"/>
    <w:rsid w:val="00A040D3"/>
    <w:rsid w:val="00A04836"/>
    <w:rsid w:val="00A04AC2"/>
    <w:rsid w:val="00A04CA0"/>
    <w:rsid w:val="00A04DAD"/>
    <w:rsid w:val="00A05128"/>
    <w:rsid w:val="00A0563C"/>
    <w:rsid w:val="00A06020"/>
    <w:rsid w:val="00A06354"/>
    <w:rsid w:val="00A064B7"/>
    <w:rsid w:val="00A065CC"/>
    <w:rsid w:val="00A068DD"/>
    <w:rsid w:val="00A06EC2"/>
    <w:rsid w:val="00A108E7"/>
    <w:rsid w:val="00A112E7"/>
    <w:rsid w:val="00A1136C"/>
    <w:rsid w:val="00A11AC2"/>
    <w:rsid w:val="00A11EA7"/>
    <w:rsid w:val="00A12772"/>
    <w:rsid w:val="00A131DF"/>
    <w:rsid w:val="00A13555"/>
    <w:rsid w:val="00A14730"/>
    <w:rsid w:val="00A14E26"/>
    <w:rsid w:val="00A150CF"/>
    <w:rsid w:val="00A15108"/>
    <w:rsid w:val="00A152D4"/>
    <w:rsid w:val="00A1598F"/>
    <w:rsid w:val="00A15C8B"/>
    <w:rsid w:val="00A15F22"/>
    <w:rsid w:val="00A16BB8"/>
    <w:rsid w:val="00A16F22"/>
    <w:rsid w:val="00A178B6"/>
    <w:rsid w:val="00A17E54"/>
    <w:rsid w:val="00A213BC"/>
    <w:rsid w:val="00A216AF"/>
    <w:rsid w:val="00A21FB5"/>
    <w:rsid w:val="00A228D8"/>
    <w:rsid w:val="00A245CF"/>
    <w:rsid w:val="00A25F43"/>
    <w:rsid w:val="00A2629B"/>
    <w:rsid w:val="00A30781"/>
    <w:rsid w:val="00A30B81"/>
    <w:rsid w:val="00A32778"/>
    <w:rsid w:val="00A32BEC"/>
    <w:rsid w:val="00A33300"/>
    <w:rsid w:val="00A336C9"/>
    <w:rsid w:val="00A34165"/>
    <w:rsid w:val="00A341A7"/>
    <w:rsid w:val="00A345A2"/>
    <w:rsid w:val="00A35AC3"/>
    <w:rsid w:val="00A35E09"/>
    <w:rsid w:val="00A36751"/>
    <w:rsid w:val="00A37BD6"/>
    <w:rsid w:val="00A40108"/>
    <w:rsid w:val="00A40511"/>
    <w:rsid w:val="00A4166F"/>
    <w:rsid w:val="00A4186A"/>
    <w:rsid w:val="00A41F54"/>
    <w:rsid w:val="00A4232A"/>
    <w:rsid w:val="00A4264D"/>
    <w:rsid w:val="00A4265C"/>
    <w:rsid w:val="00A44994"/>
    <w:rsid w:val="00A44AC3"/>
    <w:rsid w:val="00A44B30"/>
    <w:rsid w:val="00A4555F"/>
    <w:rsid w:val="00A460F1"/>
    <w:rsid w:val="00A47094"/>
    <w:rsid w:val="00A50F6F"/>
    <w:rsid w:val="00A51A5C"/>
    <w:rsid w:val="00A51D8B"/>
    <w:rsid w:val="00A52089"/>
    <w:rsid w:val="00A52586"/>
    <w:rsid w:val="00A52965"/>
    <w:rsid w:val="00A537B0"/>
    <w:rsid w:val="00A54248"/>
    <w:rsid w:val="00A55137"/>
    <w:rsid w:val="00A5554E"/>
    <w:rsid w:val="00A5595C"/>
    <w:rsid w:val="00A55A2F"/>
    <w:rsid w:val="00A56503"/>
    <w:rsid w:val="00A57086"/>
    <w:rsid w:val="00A57379"/>
    <w:rsid w:val="00A575D5"/>
    <w:rsid w:val="00A57979"/>
    <w:rsid w:val="00A6048B"/>
    <w:rsid w:val="00A61569"/>
    <w:rsid w:val="00A62317"/>
    <w:rsid w:val="00A6344F"/>
    <w:rsid w:val="00A63631"/>
    <w:rsid w:val="00A63BA3"/>
    <w:rsid w:val="00A63D5C"/>
    <w:rsid w:val="00A63EC8"/>
    <w:rsid w:val="00A643F1"/>
    <w:rsid w:val="00A64969"/>
    <w:rsid w:val="00A64B6F"/>
    <w:rsid w:val="00A65398"/>
    <w:rsid w:val="00A653E8"/>
    <w:rsid w:val="00A65848"/>
    <w:rsid w:val="00A65921"/>
    <w:rsid w:val="00A65E5A"/>
    <w:rsid w:val="00A668BB"/>
    <w:rsid w:val="00A675A2"/>
    <w:rsid w:val="00A678B3"/>
    <w:rsid w:val="00A67A26"/>
    <w:rsid w:val="00A700E4"/>
    <w:rsid w:val="00A70759"/>
    <w:rsid w:val="00A71FFC"/>
    <w:rsid w:val="00A7272B"/>
    <w:rsid w:val="00A73448"/>
    <w:rsid w:val="00A73531"/>
    <w:rsid w:val="00A73F61"/>
    <w:rsid w:val="00A749EC"/>
    <w:rsid w:val="00A74A74"/>
    <w:rsid w:val="00A754FE"/>
    <w:rsid w:val="00A77306"/>
    <w:rsid w:val="00A807D0"/>
    <w:rsid w:val="00A80AC0"/>
    <w:rsid w:val="00A810A5"/>
    <w:rsid w:val="00A82BDD"/>
    <w:rsid w:val="00A82D29"/>
    <w:rsid w:val="00A837B8"/>
    <w:rsid w:val="00A83A80"/>
    <w:rsid w:val="00A84588"/>
    <w:rsid w:val="00A8460E"/>
    <w:rsid w:val="00A8485A"/>
    <w:rsid w:val="00A84C31"/>
    <w:rsid w:val="00A84E24"/>
    <w:rsid w:val="00A8555A"/>
    <w:rsid w:val="00A858E1"/>
    <w:rsid w:val="00A85D6C"/>
    <w:rsid w:val="00A86827"/>
    <w:rsid w:val="00A87423"/>
    <w:rsid w:val="00A87689"/>
    <w:rsid w:val="00A87745"/>
    <w:rsid w:val="00A90D1D"/>
    <w:rsid w:val="00A91089"/>
    <w:rsid w:val="00A910A5"/>
    <w:rsid w:val="00A9355C"/>
    <w:rsid w:val="00A93740"/>
    <w:rsid w:val="00A94416"/>
    <w:rsid w:val="00A9522F"/>
    <w:rsid w:val="00A9793E"/>
    <w:rsid w:val="00AA08D2"/>
    <w:rsid w:val="00AA0EFA"/>
    <w:rsid w:val="00AA1919"/>
    <w:rsid w:val="00AA3642"/>
    <w:rsid w:val="00AA36DD"/>
    <w:rsid w:val="00AA37E2"/>
    <w:rsid w:val="00AA48E4"/>
    <w:rsid w:val="00AA4BF6"/>
    <w:rsid w:val="00AA55DB"/>
    <w:rsid w:val="00AA5947"/>
    <w:rsid w:val="00AA5C1D"/>
    <w:rsid w:val="00AA60A1"/>
    <w:rsid w:val="00AA69BC"/>
    <w:rsid w:val="00AA6A5A"/>
    <w:rsid w:val="00AA6FE2"/>
    <w:rsid w:val="00AA7821"/>
    <w:rsid w:val="00AB023D"/>
    <w:rsid w:val="00AB04D0"/>
    <w:rsid w:val="00AB07A2"/>
    <w:rsid w:val="00AB2982"/>
    <w:rsid w:val="00AB3198"/>
    <w:rsid w:val="00AB347B"/>
    <w:rsid w:val="00AB5B98"/>
    <w:rsid w:val="00AB606D"/>
    <w:rsid w:val="00AB6697"/>
    <w:rsid w:val="00AB68C9"/>
    <w:rsid w:val="00AB6BFD"/>
    <w:rsid w:val="00AB7225"/>
    <w:rsid w:val="00AC03EB"/>
    <w:rsid w:val="00AC0C58"/>
    <w:rsid w:val="00AC0E84"/>
    <w:rsid w:val="00AC1218"/>
    <w:rsid w:val="00AC3625"/>
    <w:rsid w:val="00AC43AA"/>
    <w:rsid w:val="00AC4951"/>
    <w:rsid w:val="00AC4C34"/>
    <w:rsid w:val="00AC4D06"/>
    <w:rsid w:val="00AC5234"/>
    <w:rsid w:val="00AC564C"/>
    <w:rsid w:val="00AC7105"/>
    <w:rsid w:val="00AC7C9F"/>
    <w:rsid w:val="00AC7EF3"/>
    <w:rsid w:val="00AD3415"/>
    <w:rsid w:val="00AD3FB5"/>
    <w:rsid w:val="00AD4CE6"/>
    <w:rsid w:val="00AD4DD0"/>
    <w:rsid w:val="00AD5D4E"/>
    <w:rsid w:val="00AD75AB"/>
    <w:rsid w:val="00AE18A9"/>
    <w:rsid w:val="00AE229C"/>
    <w:rsid w:val="00AE238C"/>
    <w:rsid w:val="00AE3835"/>
    <w:rsid w:val="00AE40F8"/>
    <w:rsid w:val="00AE4A7C"/>
    <w:rsid w:val="00AE4AAD"/>
    <w:rsid w:val="00AE4B33"/>
    <w:rsid w:val="00AE51CF"/>
    <w:rsid w:val="00AE55E7"/>
    <w:rsid w:val="00AE59B1"/>
    <w:rsid w:val="00AE6774"/>
    <w:rsid w:val="00AE686B"/>
    <w:rsid w:val="00AE68AE"/>
    <w:rsid w:val="00AE7290"/>
    <w:rsid w:val="00AF0125"/>
    <w:rsid w:val="00AF193F"/>
    <w:rsid w:val="00AF1AC2"/>
    <w:rsid w:val="00AF28BF"/>
    <w:rsid w:val="00AF2AEE"/>
    <w:rsid w:val="00AF2D89"/>
    <w:rsid w:val="00AF2EB4"/>
    <w:rsid w:val="00AF3E58"/>
    <w:rsid w:val="00AF45CA"/>
    <w:rsid w:val="00AF4776"/>
    <w:rsid w:val="00AF4F5A"/>
    <w:rsid w:val="00AF548A"/>
    <w:rsid w:val="00AF5697"/>
    <w:rsid w:val="00AF5CF6"/>
    <w:rsid w:val="00AF62C6"/>
    <w:rsid w:val="00AF656D"/>
    <w:rsid w:val="00AF6F92"/>
    <w:rsid w:val="00AF79B3"/>
    <w:rsid w:val="00AF7A6B"/>
    <w:rsid w:val="00AF7CA2"/>
    <w:rsid w:val="00B0061C"/>
    <w:rsid w:val="00B006FE"/>
    <w:rsid w:val="00B00729"/>
    <w:rsid w:val="00B009FF"/>
    <w:rsid w:val="00B00F00"/>
    <w:rsid w:val="00B01303"/>
    <w:rsid w:val="00B01D7E"/>
    <w:rsid w:val="00B023A8"/>
    <w:rsid w:val="00B025CA"/>
    <w:rsid w:val="00B02A59"/>
    <w:rsid w:val="00B02BC4"/>
    <w:rsid w:val="00B036B1"/>
    <w:rsid w:val="00B04F11"/>
    <w:rsid w:val="00B055F5"/>
    <w:rsid w:val="00B05E88"/>
    <w:rsid w:val="00B06102"/>
    <w:rsid w:val="00B06337"/>
    <w:rsid w:val="00B06420"/>
    <w:rsid w:val="00B0758A"/>
    <w:rsid w:val="00B07D4C"/>
    <w:rsid w:val="00B10D56"/>
    <w:rsid w:val="00B11021"/>
    <w:rsid w:val="00B1155D"/>
    <w:rsid w:val="00B12ADC"/>
    <w:rsid w:val="00B13055"/>
    <w:rsid w:val="00B1353B"/>
    <w:rsid w:val="00B13C8E"/>
    <w:rsid w:val="00B1421E"/>
    <w:rsid w:val="00B14446"/>
    <w:rsid w:val="00B14796"/>
    <w:rsid w:val="00B15284"/>
    <w:rsid w:val="00B15506"/>
    <w:rsid w:val="00B16329"/>
    <w:rsid w:val="00B2040D"/>
    <w:rsid w:val="00B216BF"/>
    <w:rsid w:val="00B217D9"/>
    <w:rsid w:val="00B21C27"/>
    <w:rsid w:val="00B22142"/>
    <w:rsid w:val="00B221E8"/>
    <w:rsid w:val="00B23274"/>
    <w:rsid w:val="00B23AA8"/>
    <w:rsid w:val="00B24677"/>
    <w:rsid w:val="00B24C9D"/>
    <w:rsid w:val="00B25E7A"/>
    <w:rsid w:val="00B266CD"/>
    <w:rsid w:val="00B27684"/>
    <w:rsid w:val="00B310B1"/>
    <w:rsid w:val="00B318B8"/>
    <w:rsid w:val="00B31D42"/>
    <w:rsid w:val="00B31FA9"/>
    <w:rsid w:val="00B329B0"/>
    <w:rsid w:val="00B336F1"/>
    <w:rsid w:val="00B33851"/>
    <w:rsid w:val="00B33C18"/>
    <w:rsid w:val="00B35BFC"/>
    <w:rsid w:val="00B35D74"/>
    <w:rsid w:val="00B36942"/>
    <w:rsid w:val="00B36E53"/>
    <w:rsid w:val="00B37BA6"/>
    <w:rsid w:val="00B40F21"/>
    <w:rsid w:val="00B416B2"/>
    <w:rsid w:val="00B4187C"/>
    <w:rsid w:val="00B43FEE"/>
    <w:rsid w:val="00B44227"/>
    <w:rsid w:val="00B446E2"/>
    <w:rsid w:val="00B4481D"/>
    <w:rsid w:val="00B45F61"/>
    <w:rsid w:val="00B474C9"/>
    <w:rsid w:val="00B50A05"/>
    <w:rsid w:val="00B51066"/>
    <w:rsid w:val="00B5112A"/>
    <w:rsid w:val="00B5155A"/>
    <w:rsid w:val="00B519ED"/>
    <w:rsid w:val="00B51B8F"/>
    <w:rsid w:val="00B51E7C"/>
    <w:rsid w:val="00B520C5"/>
    <w:rsid w:val="00B5216A"/>
    <w:rsid w:val="00B53F80"/>
    <w:rsid w:val="00B54963"/>
    <w:rsid w:val="00B55A79"/>
    <w:rsid w:val="00B56383"/>
    <w:rsid w:val="00B57228"/>
    <w:rsid w:val="00B60122"/>
    <w:rsid w:val="00B6064E"/>
    <w:rsid w:val="00B6143D"/>
    <w:rsid w:val="00B61ACE"/>
    <w:rsid w:val="00B626DB"/>
    <w:rsid w:val="00B630A6"/>
    <w:rsid w:val="00B63695"/>
    <w:rsid w:val="00B64B8E"/>
    <w:rsid w:val="00B64F51"/>
    <w:rsid w:val="00B65325"/>
    <w:rsid w:val="00B674BD"/>
    <w:rsid w:val="00B67DB4"/>
    <w:rsid w:val="00B67E27"/>
    <w:rsid w:val="00B723C0"/>
    <w:rsid w:val="00B741BF"/>
    <w:rsid w:val="00B745A0"/>
    <w:rsid w:val="00B7497C"/>
    <w:rsid w:val="00B74CA4"/>
    <w:rsid w:val="00B74DD4"/>
    <w:rsid w:val="00B75A45"/>
    <w:rsid w:val="00B77032"/>
    <w:rsid w:val="00B77310"/>
    <w:rsid w:val="00B77983"/>
    <w:rsid w:val="00B8099C"/>
    <w:rsid w:val="00B80A35"/>
    <w:rsid w:val="00B8113A"/>
    <w:rsid w:val="00B82FA1"/>
    <w:rsid w:val="00B82FDA"/>
    <w:rsid w:val="00B8313E"/>
    <w:rsid w:val="00B837C1"/>
    <w:rsid w:val="00B83B06"/>
    <w:rsid w:val="00B83C6B"/>
    <w:rsid w:val="00B83D60"/>
    <w:rsid w:val="00B83ECF"/>
    <w:rsid w:val="00B87BA1"/>
    <w:rsid w:val="00B90257"/>
    <w:rsid w:val="00B906C4"/>
    <w:rsid w:val="00B90A68"/>
    <w:rsid w:val="00B90DE5"/>
    <w:rsid w:val="00B9124A"/>
    <w:rsid w:val="00B9217E"/>
    <w:rsid w:val="00B927B9"/>
    <w:rsid w:val="00B92C27"/>
    <w:rsid w:val="00B92D48"/>
    <w:rsid w:val="00B931E6"/>
    <w:rsid w:val="00B94AFD"/>
    <w:rsid w:val="00B94C23"/>
    <w:rsid w:val="00B94F2D"/>
    <w:rsid w:val="00B95186"/>
    <w:rsid w:val="00B95592"/>
    <w:rsid w:val="00B95F2E"/>
    <w:rsid w:val="00B966FF"/>
    <w:rsid w:val="00B96BDD"/>
    <w:rsid w:val="00B96D61"/>
    <w:rsid w:val="00B97A78"/>
    <w:rsid w:val="00BA0BED"/>
    <w:rsid w:val="00BA0F08"/>
    <w:rsid w:val="00BA1A94"/>
    <w:rsid w:val="00BA1F23"/>
    <w:rsid w:val="00BA2C60"/>
    <w:rsid w:val="00BA364F"/>
    <w:rsid w:val="00BA3C48"/>
    <w:rsid w:val="00BA3FC5"/>
    <w:rsid w:val="00BA4088"/>
    <w:rsid w:val="00BA43E3"/>
    <w:rsid w:val="00BA521E"/>
    <w:rsid w:val="00BA59A4"/>
    <w:rsid w:val="00BA5BC3"/>
    <w:rsid w:val="00BA6402"/>
    <w:rsid w:val="00BA71C8"/>
    <w:rsid w:val="00BA7966"/>
    <w:rsid w:val="00BA7ADE"/>
    <w:rsid w:val="00BA7B27"/>
    <w:rsid w:val="00BA7D0A"/>
    <w:rsid w:val="00BB2168"/>
    <w:rsid w:val="00BB30D2"/>
    <w:rsid w:val="00BB3F70"/>
    <w:rsid w:val="00BB4252"/>
    <w:rsid w:val="00BB4D9E"/>
    <w:rsid w:val="00BB5472"/>
    <w:rsid w:val="00BB617E"/>
    <w:rsid w:val="00BB6559"/>
    <w:rsid w:val="00BB6DEA"/>
    <w:rsid w:val="00BB7D6E"/>
    <w:rsid w:val="00BC1799"/>
    <w:rsid w:val="00BC289F"/>
    <w:rsid w:val="00BC2FF4"/>
    <w:rsid w:val="00BC36DC"/>
    <w:rsid w:val="00BC4BE9"/>
    <w:rsid w:val="00BC67F6"/>
    <w:rsid w:val="00BC7042"/>
    <w:rsid w:val="00BC7166"/>
    <w:rsid w:val="00BC77AA"/>
    <w:rsid w:val="00BC7955"/>
    <w:rsid w:val="00BD033D"/>
    <w:rsid w:val="00BD0375"/>
    <w:rsid w:val="00BD06C1"/>
    <w:rsid w:val="00BD080A"/>
    <w:rsid w:val="00BD09DE"/>
    <w:rsid w:val="00BD0DBE"/>
    <w:rsid w:val="00BD1737"/>
    <w:rsid w:val="00BD19DA"/>
    <w:rsid w:val="00BD1A06"/>
    <w:rsid w:val="00BD1D37"/>
    <w:rsid w:val="00BD2B6F"/>
    <w:rsid w:val="00BD37C6"/>
    <w:rsid w:val="00BD39CD"/>
    <w:rsid w:val="00BD4AD5"/>
    <w:rsid w:val="00BD4F47"/>
    <w:rsid w:val="00BD50C8"/>
    <w:rsid w:val="00BD50FD"/>
    <w:rsid w:val="00BD510E"/>
    <w:rsid w:val="00BD548E"/>
    <w:rsid w:val="00BD5741"/>
    <w:rsid w:val="00BD587E"/>
    <w:rsid w:val="00BD598A"/>
    <w:rsid w:val="00BD5B92"/>
    <w:rsid w:val="00BD6131"/>
    <w:rsid w:val="00BD748B"/>
    <w:rsid w:val="00BD7FC5"/>
    <w:rsid w:val="00BE0D49"/>
    <w:rsid w:val="00BE116B"/>
    <w:rsid w:val="00BE1D81"/>
    <w:rsid w:val="00BE3C80"/>
    <w:rsid w:val="00BE4A54"/>
    <w:rsid w:val="00BE5915"/>
    <w:rsid w:val="00BE5D0D"/>
    <w:rsid w:val="00BE5FC1"/>
    <w:rsid w:val="00BE6004"/>
    <w:rsid w:val="00BE74C5"/>
    <w:rsid w:val="00BE7AD0"/>
    <w:rsid w:val="00BF00CB"/>
    <w:rsid w:val="00BF057E"/>
    <w:rsid w:val="00BF068A"/>
    <w:rsid w:val="00BF107D"/>
    <w:rsid w:val="00BF1434"/>
    <w:rsid w:val="00BF18CB"/>
    <w:rsid w:val="00BF1C48"/>
    <w:rsid w:val="00BF20AC"/>
    <w:rsid w:val="00BF23EE"/>
    <w:rsid w:val="00BF351E"/>
    <w:rsid w:val="00BF48DA"/>
    <w:rsid w:val="00BF5F6C"/>
    <w:rsid w:val="00BF6005"/>
    <w:rsid w:val="00BF6873"/>
    <w:rsid w:val="00BF70A7"/>
    <w:rsid w:val="00C0065B"/>
    <w:rsid w:val="00C015CA"/>
    <w:rsid w:val="00C01DB6"/>
    <w:rsid w:val="00C0248F"/>
    <w:rsid w:val="00C03504"/>
    <w:rsid w:val="00C0497D"/>
    <w:rsid w:val="00C05834"/>
    <w:rsid w:val="00C058B7"/>
    <w:rsid w:val="00C06D13"/>
    <w:rsid w:val="00C07BA7"/>
    <w:rsid w:val="00C07F76"/>
    <w:rsid w:val="00C10031"/>
    <w:rsid w:val="00C10052"/>
    <w:rsid w:val="00C109A5"/>
    <w:rsid w:val="00C116F9"/>
    <w:rsid w:val="00C11DF0"/>
    <w:rsid w:val="00C1228E"/>
    <w:rsid w:val="00C12964"/>
    <w:rsid w:val="00C12F9F"/>
    <w:rsid w:val="00C13260"/>
    <w:rsid w:val="00C14B04"/>
    <w:rsid w:val="00C14F32"/>
    <w:rsid w:val="00C150B0"/>
    <w:rsid w:val="00C159E4"/>
    <w:rsid w:val="00C16AF3"/>
    <w:rsid w:val="00C17421"/>
    <w:rsid w:val="00C174D9"/>
    <w:rsid w:val="00C1758A"/>
    <w:rsid w:val="00C17817"/>
    <w:rsid w:val="00C17B92"/>
    <w:rsid w:val="00C20115"/>
    <w:rsid w:val="00C216EB"/>
    <w:rsid w:val="00C2191A"/>
    <w:rsid w:val="00C21B69"/>
    <w:rsid w:val="00C21C46"/>
    <w:rsid w:val="00C21DDD"/>
    <w:rsid w:val="00C22FD8"/>
    <w:rsid w:val="00C23377"/>
    <w:rsid w:val="00C23652"/>
    <w:rsid w:val="00C2385D"/>
    <w:rsid w:val="00C23991"/>
    <w:rsid w:val="00C24618"/>
    <w:rsid w:val="00C2568D"/>
    <w:rsid w:val="00C257F1"/>
    <w:rsid w:val="00C26479"/>
    <w:rsid w:val="00C267E1"/>
    <w:rsid w:val="00C303C0"/>
    <w:rsid w:val="00C30BCC"/>
    <w:rsid w:val="00C31448"/>
    <w:rsid w:val="00C328C0"/>
    <w:rsid w:val="00C32B35"/>
    <w:rsid w:val="00C34BB2"/>
    <w:rsid w:val="00C35BD5"/>
    <w:rsid w:val="00C35F9F"/>
    <w:rsid w:val="00C364CF"/>
    <w:rsid w:val="00C3668E"/>
    <w:rsid w:val="00C376D0"/>
    <w:rsid w:val="00C40031"/>
    <w:rsid w:val="00C418FB"/>
    <w:rsid w:val="00C42229"/>
    <w:rsid w:val="00C43B1F"/>
    <w:rsid w:val="00C44184"/>
    <w:rsid w:val="00C44756"/>
    <w:rsid w:val="00C459D4"/>
    <w:rsid w:val="00C4681B"/>
    <w:rsid w:val="00C47F92"/>
    <w:rsid w:val="00C507D3"/>
    <w:rsid w:val="00C5151F"/>
    <w:rsid w:val="00C524D0"/>
    <w:rsid w:val="00C5284F"/>
    <w:rsid w:val="00C52E82"/>
    <w:rsid w:val="00C530C1"/>
    <w:rsid w:val="00C5660A"/>
    <w:rsid w:val="00C567F2"/>
    <w:rsid w:val="00C57004"/>
    <w:rsid w:val="00C572F8"/>
    <w:rsid w:val="00C576B4"/>
    <w:rsid w:val="00C57D3D"/>
    <w:rsid w:val="00C60A51"/>
    <w:rsid w:val="00C611AF"/>
    <w:rsid w:val="00C61204"/>
    <w:rsid w:val="00C61735"/>
    <w:rsid w:val="00C61ACF"/>
    <w:rsid w:val="00C61C25"/>
    <w:rsid w:val="00C622B4"/>
    <w:rsid w:val="00C624FF"/>
    <w:rsid w:val="00C62AB8"/>
    <w:rsid w:val="00C644A4"/>
    <w:rsid w:val="00C64D95"/>
    <w:rsid w:val="00C654C3"/>
    <w:rsid w:val="00C65A7A"/>
    <w:rsid w:val="00C65C7B"/>
    <w:rsid w:val="00C65F4E"/>
    <w:rsid w:val="00C66895"/>
    <w:rsid w:val="00C66C20"/>
    <w:rsid w:val="00C66F82"/>
    <w:rsid w:val="00C671E5"/>
    <w:rsid w:val="00C716BF"/>
    <w:rsid w:val="00C71A1D"/>
    <w:rsid w:val="00C71AA4"/>
    <w:rsid w:val="00C71DAF"/>
    <w:rsid w:val="00C725C5"/>
    <w:rsid w:val="00C72E1C"/>
    <w:rsid w:val="00C7480D"/>
    <w:rsid w:val="00C748E0"/>
    <w:rsid w:val="00C748FC"/>
    <w:rsid w:val="00C74F4B"/>
    <w:rsid w:val="00C75768"/>
    <w:rsid w:val="00C76C68"/>
    <w:rsid w:val="00C770BA"/>
    <w:rsid w:val="00C77162"/>
    <w:rsid w:val="00C77986"/>
    <w:rsid w:val="00C800F0"/>
    <w:rsid w:val="00C804C6"/>
    <w:rsid w:val="00C80576"/>
    <w:rsid w:val="00C80754"/>
    <w:rsid w:val="00C81358"/>
    <w:rsid w:val="00C81881"/>
    <w:rsid w:val="00C825C4"/>
    <w:rsid w:val="00C8465F"/>
    <w:rsid w:val="00C847D8"/>
    <w:rsid w:val="00C85361"/>
    <w:rsid w:val="00C8645D"/>
    <w:rsid w:val="00C867AC"/>
    <w:rsid w:val="00C86FAA"/>
    <w:rsid w:val="00C87141"/>
    <w:rsid w:val="00C87BF1"/>
    <w:rsid w:val="00C907A9"/>
    <w:rsid w:val="00C925E5"/>
    <w:rsid w:val="00C941BD"/>
    <w:rsid w:val="00C9504C"/>
    <w:rsid w:val="00C955EC"/>
    <w:rsid w:val="00C9569C"/>
    <w:rsid w:val="00C961E1"/>
    <w:rsid w:val="00C974C5"/>
    <w:rsid w:val="00CA0644"/>
    <w:rsid w:val="00CA09F8"/>
    <w:rsid w:val="00CA0C3F"/>
    <w:rsid w:val="00CA171F"/>
    <w:rsid w:val="00CA1E24"/>
    <w:rsid w:val="00CA2BEC"/>
    <w:rsid w:val="00CA3010"/>
    <w:rsid w:val="00CA3B75"/>
    <w:rsid w:val="00CA3F85"/>
    <w:rsid w:val="00CA443A"/>
    <w:rsid w:val="00CA4541"/>
    <w:rsid w:val="00CA4B98"/>
    <w:rsid w:val="00CA5937"/>
    <w:rsid w:val="00CA59BE"/>
    <w:rsid w:val="00CB35C3"/>
    <w:rsid w:val="00CB3DD5"/>
    <w:rsid w:val="00CB4638"/>
    <w:rsid w:val="00CB5085"/>
    <w:rsid w:val="00CB5618"/>
    <w:rsid w:val="00CB7298"/>
    <w:rsid w:val="00CB769F"/>
    <w:rsid w:val="00CC0065"/>
    <w:rsid w:val="00CC2C80"/>
    <w:rsid w:val="00CC2FA7"/>
    <w:rsid w:val="00CC3816"/>
    <w:rsid w:val="00CC3E17"/>
    <w:rsid w:val="00CC422B"/>
    <w:rsid w:val="00CC62A6"/>
    <w:rsid w:val="00CC64DC"/>
    <w:rsid w:val="00CC6A70"/>
    <w:rsid w:val="00CD0225"/>
    <w:rsid w:val="00CD06D9"/>
    <w:rsid w:val="00CD0BED"/>
    <w:rsid w:val="00CD1508"/>
    <w:rsid w:val="00CD44F3"/>
    <w:rsid w:val="00CD4942"/>
    <w:rsid w:val="00CD589E"/>
    <w:rsid w:val="00CE0111"/>
    <w:rsid w:val="00CE0C0A"/>
    <w:rsid w:val="00CE196A"/>
    <w:rsid w:val="00CE1EEC"/>
    <w:rsid w:val="00CE2B7E"/>
    <w:rsid w:val="00CE37A2"/>
    <w:rsid w:val="00CE40A2"/>
    <w:rsid w:val="00CE6DF5"/>
    <w:rsid w:val="00CE74AA"/>
    <w:rsid w:val="00CE7AEC"/>
    <w:rsid w:val="00CE7BB5"/>
    <w:rsid w:val="00CE7C26"/>
    <w:rsid w:val="00CF05A2"/>
    <w:rsid w:val="00CF195F"/>
    <w:rsid w:val="00CF1C4D"/>
    <w:rsid w:val="00CF1F08"/>
    <w:rsid w:val="00CF1FA9"/>
    <w:rsid w:val="00CF3030"/>
    <w:rsid w:val="00CF3536"/>
    <w:rsid w:val="00CF35B3"/>
    <w:rsid w:val="00CF3948"/>
    <w:rsid w:val="00CF3CA5"/>
    <w:rsid w:val="00CF60A8"/>
    <w:rsid w:val="00CF68E1"/>
    <w:rsid w:val="00CF6A5E"/>
    <w:rsid w:val="00CF6C88"/>
    <w:rsid w:val="00CF6D41"/>
    <w:rsid w:val="00D00020"/>
    <w:rsid w:val="00D00820"/>
    <w:rsid w:val="00D00BAB"/>
    <w:rsid w:val="00D0101D"/>
    <w:rsid w:val="00D01ECB"/>
    <w:rsid w:val="00D01F50"/>
    <w:rsid w:val="00D0219B"/>
    <w:rsid w:val="00D027FB"/>
    <w:rsid w:val="00D028E7"/>
    <w:rsid w:val="00D0373D"/>
    <w:rsid w:val="00D03780"/>
    <w:rsid w:val="00D0497E"/>
    <w:rsid w:val="00D05080"/>
    <w:rsid w:val="00D052B7"/>
    <w:rsid w:val="00D058A3"/>
    <w:rsid w:val="00D066C1"/>
    <w:rsid w:val="00D0675B"/>
    <w:rsid w:val="00D06D26"/>
    <w:rsid w:val="00D079CC"/>
    <w:rsid w:val="00D10AE0"/>
    <w:rsid w:val="00D10C86"/>
    <w:rsid w:val="00D10FF3"/>
    <w:rsid w:val="00D117B4"/>
    <w:rsid w:val="00D1218A"/>
    <w:rsid w:val="00D128AA"/>
    <w:rsid w:val="00D12EF8"/>
    <w:rsid w:val="00D1304F"/>
    <w:rsid w:val="00D13345"/>
    <w:rsid w:val="00D14677"/>
    <w:rsid w:val="00D14857"/>
    <w:rsid w:val="00D14FDE"/>
    <w:rsid w:val="00D16123"/>
    <w:rsid w:val="00D161E8"/>
    <w:rsid w:val="00D20C37"/>
    <w:rsid w:val="00D2140D"/>
    <w:rsid w:val="00D21746"/>
    <w:rsid w:val="00D217D9"/>
    <w:rsid w:val="00D22A75"/>
    <w:rsid w:val="00D23951"/>
    <w:rsid w:val="00D23F44"/>
    <w:rsid w:val="00D24CF5"/>
    <w:rsid w:val="00D24D02"/>
    <w:rsid w:val="00D25133"/>
    <w:rsid w:val="00D252AE"/>
    <w:rsid w:val="00D26471"/>
    <w:rsid w:val="00D26AD8"/>
    <w:rsid w:val="00D30784"/>
    <w:rsid w:val="00D30CED"/>
    <w:rsid w:val="00D31911"/>
    <w:rsid w:val="00D3197A"/>
    <w:rsid w:val="00D32979"/>
    <w:rsid w:val="00D33232"/>
    <w:rsid w:val="00D33C25"/>
    <w:rsid w:val="00D33DED"/>
    <w:rsid w:val="00D358E0"/>
    <w:rsid w:val="00D3590A"/>
    <w:rsid w:val="00D35F90"/>
    <w:rsid w:val="00D3717C"/>
    <w:rsid w:val="00D37794"/>
    <w:rsid w:val="00D40216"/>
    <w:rsid w:val="00D41CBA"/>
    <w:rsid w:val="00D4491D"/>
    <w:rsid w:val="00D44E51"/>
    <w:rsid w:val="00D4510D"/>
    <w:rsid w:val="00D45FF7"/>
    <w:rsid w:val="00D47128"/>
    <w:rsid w:val="00D4762C"/>
    <w:rsid w:val="00D4789F"/>
    <w:rsid w:val="00D47F8A"/>
    <w:rsid w:val="00D5041F"/>
    <w:rsid w:val="00D50562"/>
    <w:rsid w:val="00D5066F"/>
    <w:rsid w:val="00D506ED"/>
    <w:rsid w:val="00D5170B"/>
    <w:rsid w:val="00D517AF"/>
    <w:rsid w:val="00D5250E"/>
    <w:rsid w:val="00D538AF"/>
    <w:rsid w:val="00D54A49"/>
    <w:rsid w:val="00D54F48"/>
    <w:rsid w:val="00D5541A"/>
    <w:rsid w:val="00D562E3"/>
    <w:rsid w:val="00D56C26"/>
    <w:rsid w:val="00D57F9C"/>
    <w:rsid w:val="00D60C6F"/>
    <w:rsid w:val="00D60EA7"/>
    <w:rsid w:val="00D614CA"/>
    <w:rsid w:val="00D6182B"/>
    <w:rsid w:val="00D61D62"/>
    <w:rsid w:val="00D61EEA"/>
    <w:rsid w:val="00D620FD"/>
    <w:rsid w:val="00D62806"/>
    <w:rsid w:val="00D63F9E"/>
    <w:rsid w:val="00D65ACF"/>
    <w:rsid w:val="00D66D33"/>
    <w:rsid w:val="00D67E23"/>
    <w:rsid w:val="00D70BA8"/>
    <w:rsid w:val="00D71B56"/>
    <w:rsid w:val="00D71B66"/>
    <w:rsid w:val="00D729A5"/>
    <w:rsid w:val="00D72C9C"/>
    <w:rsid w:val="00D72CC3"/>
    <w:rsid w:val="00D732DF"/>
    <w:rsid w:val="00D73A54"/>
    <w:rsid w:val="00D74310"/>
    <w:rsid w:val="00D753C8"/>
    <w:rsid w:val="00D767BF"/>
    <w:rsid w:val="00D76EC8"/>
    <w:rsid w:val="00D77007"/>
    <w:rsid w:val="00D77C09"/>
    <w:rsid w:val="00D77D50"/>
    <w:rsid w:val="00D8037C"/>
    <w:rsid w:val="00D804F4"/>
    <w:rsid w:val="00D80714"/>
    <w:rsid w:val="00D8132B"/>
    <w:rsid w:val="00D813E6"/>
    <w:rsid w:val="00D81EDE"/>
    <w:rsid w:val="00D82A06"/>
    <w:rsid w:val="00D82B3C"/>
    <w:rsid w:val="00D82C80"/>
    <w:rsid w:val="00D83359"/>
    <w:rsid w:val="00D83DEA"/>
    <w:rsid w:val="00D8469C"/>
    <w:rsid w:val="00D84C58"/>
    <w:rsid w:val="00D859B1"/>
    <w:rsid w:val="00D8688C"/>
    <w:rsid w:val="00D86AC4"/>
    <w:rsid w:val="00D86BBF"/>
    <w:rsid w:val="00D86DCB"/>
    <w:rsid w:val="00D878B3"/>
    <w:rsid w:val="00D92168"/>
    <w:rsid w:val="00D925F6"/>
    <w:rsid w:val="00D928C8"/>
    <w:rsid w:val="00D94B82"/>
    <w:rsid w:val="00D95EE2"/>
    <w:rsid w:val="00D96041"/>
    <w:rsid w:val="00D96067"/>
    <w:rsid w:val="00D962DF"/>
    <w:rsid w:val="00D975BF"/>
    <w:rsid w:val="00DA00EC"/>
    <w:rsid w:val="00DA042F"/>
    <w:rsid w:val="00DA04D0"/>
    <w:rsid w:val="00DA14E4"/>
    <w:rsid w:val="00DA1A4F"/>
    <w:rsid w:val="00DA1F1F"/>
    <w:rsid w:val="00DA2A89"/>
    <w:rsid w:val="00DA2EE4"/>
    <w:rsid w:val="00DA2F2C"/>
    <w:rsid w:val="00DA2FE1"/>
    <w:rsid w:val="00DA3049"/>
    <w:rsid w:val="00DA3095"/>
    <w:rsid w:val="00DA457A"/>
    <w:rsid w:val="00DA5F7B"/>
    <w:rsid w:val="00DA604C"/>
    <w:rsid w:val="00DA656A"/>
    <w:rsid w:val="00DB19EF"/>
    <w:rsid w:val="00DB1D64"/>
    <w:rsid w:val="00DB2049"/>
    <w:rsid w:val="00DB228A"/>
    <w:rsid w:val="00DB288D"/>
    <w:rsid w:val="00DB2DEF"/>
    <w:rsid w:val="00DB321C"/>
    <w:rsid w:val="00DB3C0F"/>
    <w:rsid w:val="00DB4859"/>
    <w:rsid w:val="00DB4E94"/>
    <w:rsid w:val="00DB611D"/>
    <w:rsid w:val="00DB6FCE"/>
    <w:rsid w:val="00DB725C"/>
    <w:rsid w:val="00DB796E"/>
    <w:rsid w:val="00DC0A5B"/>
    <w:rsid w:val="00DC0EAB"/>
    <w:rsid w:val="00DC139A"/>
    <w:rsid w:val="00DC234E"/>
    <w:rsid w:val="00DC240B"/>
    <w:rsid w:val="00DC34E8"/>
    <w:rsid w:val="00DC3959"/>
    <w:rsid w:val="00DC64CB"/>
    <w:rsid w:val="00DC6747"/>
    <w:rsid w:val="00DC6AB2"/>
    <w:rsid w:val="00DC6C53"/>
    <w:rsid w:val="00DC7014"/>
    <w:rsid w:val="00DC715F"/>
    <w:rsid w:val="00DC730C"/>
    <w:rsid w:val="00DD09FF"/>
    <w:rsid w:val="00DD0BF5"/>
    <w:rsid w:val="00DD14FF"/>
    <w:rsid w:val="00DD1F67"/>
    <w:rsid w:val="00DD2035"/>
    <w:rsid w:val="00DD2C9C"/>
    <w:rsid w:val="00DD3E57"/>
    <w:rsid w:val="00DD41A0"/>
    <w:rsid w:val="00DD43C0"/>
    <w:rsid w:val="00DD43F0"/>
    <w:rsid w:val="00DD7786"/>
    <w:rsid w:val="00DD7CC5"/>
    <w:rsid w:val="00DE0D17"/>
    <w:rsid w:val="00DE1315"/>
    <w:rsid w:val="00DE178F"/>
    <w:rsid w:val="00DE1C95"/>
    <w:rsid w:val="00DE1CBC"/>
    <w:rsid w:val="00DE1FEC"/>
    <w:rsid w:val="00DE2797"/>
    <w:rsid w:val="00DE3688"/>
    <w:rsid w:val="00DE38B8"/>
    <w:rsid w:val="00DE53E0"/>
    <w:rsid w:val="00DE5798"/>
    <w:rsid w:val="00DE6891"/>
    <w:rsid w:val="00DE7D46"/>
    <w:rsid w:val="00DF0C64"/>
    <w:rsid w:val="00DF12B8"/>
    <w:rsid w:val="00DF1473"/>
    <w:rsid w:val="00DF2BA8"/>
    <w:rsid w:val="00DF30AF"/>
    <w:rsid w:val="00DF3EB5"/>
    <w:rsid w:val="00DF63E5"/>
    <w:rsid w:val="00DF6522"/>
    <w:rsid w:val="00E0013E"/>
    <w:rsid w:val="00E01D6E"/>
    <w:rsid w:val="00E02AD1"/>
    <w:rsid w:val="00E0336A"/>
    <w:rsid w:val="00E048F7"/>
    <w:rsid w:val="00E04D8C"/>
    <w:rsid w:val="00E06A64"/>
    <w:rsid w:val="00E07916"/>
    <w:rsid w:val="00E07F64"/>
    <w:rsid w:val="00E10170"/>
    <w:rsid w:val="00E10A44"/>
    <w:rsid w:val="00E10E57"/>
    <w:rsid w:val="00E1143D"/>
    <w:rsid w:val="00E12226"/>
    <w:rsid w:val="00E12DD5"/>
    <w:rsid w:val="00E1363B"/>
    <w:rsid w:val="00E13D0D"/>
    <w:rsid w:val="00E144FA"/>
    <w:rsid w:val="00E1481E"/>
    <w:rsid w:val="00E14FAE"/>
    <w:rsid w:val="00E151BC"/>
    <w:rsid w:val="00E157A1"/>
    <w:rsid w:val="00E16C31"/>
    <w:rsid w:val="00E1700C"/>
    <w:rsid w:val="00E171A7"/>
    <w:rsid w:val="00E202F3"/>
    <w:rsid w:val="00E20E9F"/>
    <w:rsid w:val="00E21A02"/>
    <w:rsid w:val="00E21D3B"/>
    <w:rsid w:val="00E21F8D"/>
    <w:rsid w:val="00E226F9"/>
    <w:rsid w:val="00E23AA9"/>
    <w:rsid w:val="00E2461F"/>
    <w:rsid w:val="00E24806"/>
    <w:rsid w:val="00E2482A"/>
    <w:rsid w:val="00E24A59"/>
    <w:rsid w:val="00E24EC5"/>
    <w:rsid w:val="00E255A4"/>
    <w:rsid w:val="00E258EF"/>
    <w:rsid w:val="00E25972"/>
    <w:rsid w:val="00E259DD"/>
    <w:rsid w:val="00E25BB7"/>
    <w:rsid w:val="00E25F5F"/>
    <w:rsid w:val="00E27167"/>
    <w:rsid w:val="00E27563"/>
    <w:rsid w:val="00E305C4"/>
    <w:rsid w:val="00E305E7"/>
    <w:rsid w:val="00E30F87"/>
    <w:rsid w:val="00E31700"/>
    <w:rsid w:val="00E32225"/>
    <w:rsid w:val="00E32286"/>
    <w:rsid w:val="00E32AF3"/>
    <w:rsid w:val="00E3348F"/>
    <w:rsid w:val="00E33538"/>
    <w:rsid w:val="00E34164"/>
    <w:rsid w:val="00E34499"/>
    <w:rsid w:val="00E3545E"/>
    <w:rsid w:val="00E373EA"/>
    <w:rsid w:val="00E37724"/>
    <w:rsid w:val="00E4041C"/>
    <w:rsid w:val="00E405B6"/>
    <w:rsid w:val="00E40993"/>
    <w:rsid w:val="00E40D05"/>
    <w:rsid w:val="00E4227E"/>
    <w:rsid w:val="00E42296"/>
    <w:rsid w:val="00E42A81"/>
    <w:rsid w:val="00E42DA2"/>
    <w:rsid w:val="00E437D0"/>
    <w:rsid w:val="00E442DA"/>
    <w:rsid w:val="00E44399"/>
    <w:rsid w:val="00E47122"/>
    <w:rsid w:val="00E47310"/>
    <w:rsid w:val="00E50E9D"/>
    <w:rsid w:val="00E522E6"/>
    <w:rsid w:val="00E52794"/>
    <w:rsid w:val="00E52FA2"/>
    <w:rsid w:val="00E537E1"/>
    <w:rsid w:val="00E53C08"/>
    <w:rsid w:val="00E5448F"/>
    <w:rsid w:val="00E544C0"/>
    <w:rsid w:val="00E546E4"/>
    <w:rsid w:val="00E549E8"/>
    <w:rsid w:val="00E5552F"/>
    <w:rsid w:val="00E55FED"/>
    <w:rsid w:val="00E56170"/>
    <w:rsid w:val="00E56EAB"/>
    <w:rsid w:val="00E57374"/>
    <w:rsid w:val="00E57D43"/>
    <w:rsid w:val="00E60209"/>
    <w:rsid w:val="00E6290F"/>
    <w:rsid w:val="00E65FB1"/>
    <w:rsid w:val="00E6712A"/>
    <w:rsid w:val="00E6787D"/>
    <w:rsid w:val="00E703B1"/>
    <w:rsid w:val="00E70B5B"/>
    <w:rsid w:val="00E70BDD"/>
    <w:rsid w:val="00E7143C"/>
    <w:rsid w:val="00E71B2A"/>
    <w:rsid w:val="00E73FC8"/>
    <w:rsid w:val="00E7428C"/>
    <w:rsid w:val="00E75C30"/>
    <w:rsid w:val="00E75E80"/>
    <w:rsid w:val="00E76082"/>
    <w:rsid w:val="00E768B2"/>
    <w:rsid w:val="00E77F03"/>
    <w:rsid w:val="00E77F95"/>
    <w:rsid w:val="00E806BC"/>
    <w:rsid w:val="00E81AB3"/>
    <w:rsid w:val="00E83FA2"/>
    <w:rsid w:val="00E85890"/>
    <w:rsid w:val="00E858B9"/>
    <w:rsid w:val="00E8592A"/>
    <w:rsid w:val="00E87627"/>
    <w:rsid w:val="00E87EED"/>
    <w:rsid w:val="00E90310"/>
    <w:rsid w:val="00E9187B"/>
    <w:rsid w:val="00E91B1A"/>
    <w:rsid w:val="00E91D6E"/>
    <w:rsid w:val="00E9258A"/>
    <w:rsid w:val="00E94168"/>
    <w:rsid w:val="00E94195"/>
    <w:rsid w:val="00E94CD1"/>
    <w:rsid w:val="00E9523D"/>
    <w:rsid w:val="00E975FA"/>
    <w:rsid w:val="00E976E7"/>
    <w:rsid w:val="00E97BB3"/>
    <w:rsid w:val="00EA1050"/>
    <w:rsid w:val="00EA14F3"/>
    <w:rsid w:val="00EA1E63"/>
    <w:rsid w:val="00EA3266"/>
    <w:rsid w:val="00EA3A9D"/>
    <w:rsid w:val="00EA423E"/>
    <w:rsid w:val="00EA585C"/>
    <w:rsid w:val="00EA5B20"/>
    <w:rsid w:val="00EA5F96"/>
    <w:rsid w:val="00EA6457"/>
    <w:rsid w:val="00EA739F"/>
    <w:rsid w:val="00EA7700"/>
    <w:rsid w:val="00EB0033"/>
    <w:rsid w:val="00EB02E5"/>
    <w:rsid w:val="00EB0809"/>
    <w:rsid w:val="00EB1E88"/>
    <w:rsid w:val="00EB2E13"/>
    <w:rsid w:val="00EB33E8"/>
    <w:rsid w:val="00EB443E"/>
    <w:rsid w:val="00EB45D8"/>
    <w:rsid w:val="00EB50EE"/>
    <w:rsid w:val="00EB6D74"/>
    <w:rsid w:val="00EC0424"/>
    <w:rsid w:val="00EC058C"/>
    <w:rsid w:val="00EC0973"/>
    <w:rsid w:val="00EC1A47"/>
    <w:rsid w:val="00EC2E61"/>
    <w:rsid w:val="00EC307F"/>
    <w:rsid w:val="00EC30B4"/>
    <w:rsid w:val="00EC3248"/>
    <w:rsid w:val="00EC343A"/>
    <w:rsid w:val="00EC3AF1"/>
    <w:rsid w:val="00EC49FA"/>
    <w:rsid w:val="00EC5B18"/>
    <w:rsid w:val="00EC71F8"/>
    <w:rsid w:val="00EC7355"/>
    <w:rsid w:val="00ED10E9"/>
    <w:rsid w:val="00ED1D7A"/>
    <w:rsid w:val="00ED2A92"/>
    <w:rsid w:val="00ED41CE"/>
    <w:rsid w:val="00ED473B"/>
    <w:rsid w:val="00ED57E3"/>
    <w:rsid w:val="00ED6FCB"/>
    <w:rsid w:val="00ED7AE8"/>
    <w:rsid w:val="00EE08BC"/>
    <w:rsid w:val="00EE1C95"/>
    <w:rsid w:val="00EE2DF6"/>
    <w:rsid w:val="00EE2EEA"/>
    <w:rsid w:val="00EE3785"/>
    <w:rsid w:val="00EE3F94"/>
    <w:rsid w:val="00EE513A"/>
    <w:rsid w:val="00EE5854"/>
    <w:rsid w:val="00EE6BBB"/>
    <w:rsid w:val="00EE7BA0"/>
    <w:rsid w:val="00EF0120"/>
    <w:rsid w:val="00EF05CD"/>
    <w:rsid w:val="00EF3558"/>
    <w:rsid w:val="00EF380B"/>
    <w:rsid w:val="00EF396C"/>
    <w:rsid w:val="00EF3A7F"/>
    <w:rsid w:val="00EF4811"/>
    <w:rsid w:val="00EF4972"/>
    <w:rsid w:val="00EF4D25"/>
    <w:rsid w:val="00EF4F93"/>
    <w:rsid w:val="00EF5E64"/>
    <w:rsid w:val="00EF67D5"/>
    <w:rsid w:val="00EF70F6"/>
    <w:rsid w:val="00F005FB"/>
    <w:rsid w:val="00F0106E"/>
    <w:rsid w:val="00F01821"/>
    <w:rsid w:val="00F01B22"/>
    <w:rsid w:val="00F01C4B"/>
    <w:rsid w:val="00F0270F"/>
    <w:rsid w:val="00F02E50"/>
    <w:rsid w:val="00F03399"/>
    <w:rsid w:val="00F0342F"/>
    <w:rsid w:val="00F036E6"/>
    <w:rsid w:val="00F03AAD"/>
    <w:rsid w:val="00F05C60"/>
    <w:rsid w:val="00F0659A"/>
    <w:rsid w:val="00F0665C"/>
    <w:rsid w:val="00F06D52"/>
    <w:rsid w:val="00F071C0"/>
    <w:rsid w:val="00F073FC"/>
    <w:rsid w:val="00F078B9"/>
    <w:rsid w:val="00F10E5F"/>
    <w:rsid w:val="00F11D44"/>
    <w:rsid w:val="00F12478"/>
    <w:rsid w:val="00F12F65"/>
    <w:rsid w:val="00F13464"/>
    <w:rsid w:val="00F13E5B"/>
    <w:rsid w:val="00F14015"/>
    <w:rsid w:val="00F14035"/>
    <w:rsid w:val="00F16583"/>
    <w:rsid w:val="00F1668F"/>
    <w:rsid w:val="00F16D3F"/>
    <w:rsid w:val="00F17846"/>
    <w:rsid w:val="00F17961"/>
    <w:rsid w:val="00F219D2"/>
    <w:rsid w:val="00F21EDB"/>
    <w:rsid w:val="00F2205E"/>
    <w:rsid w:val="00F23007"/>
    <w:rsid w:val="00F230FE"/>
    <w:rsid w:val="00F239D1"/>
    <w:rsid w:val="00F240EB"/>
    <w:rsid w:val="00F243DA"/>
    <w:rsid w:val="00F24584"/>
    <w:rsid w:val="00F24DB9"/>
    <w:rsid w:val="00F2581B"/>
    <w:rsid w:val="00F25965"/>
    <w:rsid w:val="00F265B8"/>
    <w:rsid w:val="00F27E75"/>
    <w:rsid w:val="00F3098B"/>
    <w:rsid w:val="00F30C2F"/>
    <w:rsid w:val="00F31997"/>
    <w:rsid w:val="00F32E3A"/>
    <w:rsid w:val="00F3373A"/>
    <w:rsid w:val="00F33A20"/>
    <w:rsid w:val="00F346C7"/>
    <w:rsid w:val="00F3477C"/>
    <w:rsid w:val="00F34C02"/>
    <w:rsid w:val="00F34C6D"/>
    <w:rsid w:val="00F34D57"/>
    <w:rsid w:val="00F3532A"/>
    <w:rsid w:val="00F35902"/>
    <w:rsid w:val="00F36261"/>
    <w:rsid w:val="00F3712D"/>
    <w:rsid w:val="00F3724F"/>
    <w:rsid w:val="00F376A1"/>
    <w:rsid w:val="00F37F8E"/>
    <w:rsid w:val="00F41869"/>
    <w:rsid w:val="00F42466"/>
    <w:rsid w:val="00F42648"/>
    <w:rsid w:val="00F434FF"/>
    <w:rsid w:val="00F43A7C"/>
    <w:rsid w:val="00F4558D"/>
    <w:rsid w:val="00F45F2E"/>
    <w:rsid w:val="00F46655"/>
    <w:rsid w:val="00F4673E"/>
    <w:rsid w:val="00F46B24"/>
    <w:rsid w:val="00F47125"/>
    <w:rsid w:val="00F47587"/>
    <w:rsid w:val="00F47752"/>
    <w:rsid w:val="00F500B0"/>
    <w:rsid w:val="00F50458"/>
    <w:rsid w:val="00F5082D"/>
    <w:rsid w:val="00F5130F"/>
    <w:rsid w:val="00F51AB2"/>
    <w:rsid w:val="00F527B5"/>
    <w:rsid w:val="00F52ACD"/>
    <w:rsid w:val="00F53045"/>
    <w:rsid w:val="00F53206"/>
    <w:rsid w:val="00F542EE"/>
    <w:rsid w:val="00F546AF"/>
    <w:rsid w:val="00F54A89"/>
    <w:rsid w:val="00F5526B"/>
    <w:rsid w:val="00F55402"/>
    <w:rsid w:val="00F55C56"/>
    <w:rsid w:val="00F55EAC"/>
    <w:rsid w:val="00F565C5"/>
    <w:rsid w:val="00F56806"/>
    <w:rsid w:val="00F60356"/>
    <w:rsid w:val="00F60822"/>
    <w:rsid w:val="00F61896"/>
    <w:rsid w:val="00F61AFF"/>
    <w:rsid w:val="00F62BED"/>
    <w:rsid w:val="00F62E47"/>
    <w:rsid w:val="00F63F15"/>
    <w:rsid w:val="00F64112"/>
    <w:rsid w:val="00F6498E"/>
    <w:rsid w:val="00F64C86"/>
    <w:rsid w:val="00F65448"/>
    <w:rsid w:val="00F6593B"/>
    <w:rsid w:val="00F65E07"/>
    <w:rsid w:val="00F664A0"/>
    <w:rsid w:val="00F66846"/>
    <w:rsid w:val="00F669D8"/>
    <w:rsid w:val="00F675C7"/>
    <w:rsid w:val="00F67CC9"/>
    <w:rsid w:val="00F7095C"/>
    <w:rsid w:val="00F7118C"/>
    <w:rsid w:val="00F712CF"/>
    <w:rsid w:val="00F71609"/>
    <w:rsid w:val="00F7161E"/>
    <w:rsid w:val="00F71CB6"/>
    <w:rsid w:val="00F71F3C"/>
    <w:rsid w:val="00F728C2"/>
    <w:rsid w:val="00F72CE8"/>
    <w:rsid w:val="00F740FB"/>
    <w:rsid w:val="00F743C8"/>
    <w:rsid w:val="00F74948"/>
    <w:rsid w:val="00F74E14"/>
    <w:rsid w:val="00F7509B"/>
    <w:rsid w:val="00F75500"/>
    <w:rsid w:val="00F757F5"/>
    <w:rsid w:val="00F75E0F"/>
    <w:rsid w:val="00F75E28"/>
    <w:rsid w:val="00F77480"/>
    <w:rsid w:val="00F774BA"/>
    <w:rsid w:val="00F8006A"/>
    <w:rsid w:val="00F803A1"/>
    <w:rsid w:val="00F809CE"/>
    <w:rsid w:val="00F81CFF"/>
    <w:rsid w:val="00F81D12"/>
    <w:rsid w:val="00F81E69"/>
    <w:rsid w:val="00F82010"/>
    <w:rsid w:val="00F829FD"/>
    <w:rsid w:val="00F82E84"/>
    <w:rsid w:val="00F83045"/>
    <w:rsid w:val="00F834F6"/>
    <w:rsid w:val="00F84ACA"/>
    <w:rsid w:val="00F85239"/>
    <w:rsid w:val="00F8579D"/>
    <w:rsid w:val="00F8594E"/>
    <w:rsid w:val="00F85DA7"/>
    <w:rsid w:val="00F8646D"/>
    <w:rsid w:val="00F87448"/>
    <w:rsid w:val="00F904E7"/>
    <w:rsid w:val="00F90843"/>
    <w:rsid w:val="00F91222"/>
    <w:rsid w:val="00F91B9F"/>
    <w:rsid w:val="00F9325A"/>
    <w:rsid w:val="00F951CF"/>
    <w:rsid w:val="00F954AB"/>
    <w:rsid w:val="00F97356"/>
    <w:rsid w:val="00F97567"/>
    <w:rsid w:val="00F97833"/>
    <w:rsid w:val="00FA3557"/>
    <w:rsid w:val="00FA4616"/>
    <w:rsid w:val="00FA4CD6"/>
    <w:rsid w:val="00FA5A20"/>
    <w:rsid w:val="00FA5B2C"/>
    <w:rsid w:val="00FA5E9C"/>
    <w:rsid w:val="00FA6340"/>
    <w:rsid w:val="00FA6502"/>
    <w:rsid w:val="00FA6FA6"/>
    <w:rsid w:val="00FA7399"/>
    <w:rsid w:val="00FB0130"/>
    <w:rsid w:val="00FB2673"/>
    <w:rsid w:val="00FB2C8A"/>
    <w:rsid w:val="00FB3337"/>
    <w:rsid w:val="00FB3D54"/>
    <w:rsid w:val="00FB44FE"/>
    <w:rsid w:val="00FB4B1D"/>
    <w:rsid w:val="00FB4E16"/>
    <w:rsid w:val="00FB5D02"/>
    <w:rsid w:val="00FB5E34"/>
    <w:rsid w:val="00FB733B"/>
    <w:rsid w:val="00FB7BF5"/>
    <w:rsid w:val="00FB7E71"/>
    <w:rsid w:val="00FC07A1"/>
    <w:rsid w:val="00FC0F1F"/>
    <w:rsid w:val="00FC1485"/>
    <w:rsid w:val="00FC1C65"/>
    <w:rsid w:val="00FC1F18"/>
    <w:rsid w:val="00FC2FD0"/>
    <w:rsid w:val="00FC34FF"/>
    <w:rsid w:val="00FC36CA"/>
    <w:rsid w:val="00FC40DC"/>
    <w:rsid w:val="00FC4536"/>
    <w:rsid w:val="00FC457E"/>
    <w:rsid w:val="00FC512A"/>
    <w:rsid w:val="00FC5534"/>
    <w:rsid w:val="00FC5B99"/>
    <w:rsid w:val="00FC719F"/>
    <w:rsid w:val="00FC7362"/>
    <w:rsid w:val="00FC7D69"/>
    <w:rsid w:val="00FD0141"/>
    <w:rsid w:val="00FD1F9B"/>
    <w:rsid w:val="00FD2219"/>
    <w:rsid w:val="00FD2D50"/>
    <w:rsid w:val="00FD4938"/>
    <w:rsid w:val="00FD563E"/>
    <w:rsid w:val="00FD582A"/>
    <w:rsid w:val="00FD5FCE"/>
    <w:rsid w:val="00FD6A5E"/>
    <w:rsid w:val="00FE09DA"/>
    <w:rsid w:val="00FE2B04"/>
    <w:rsid w:val="00FE4D68"/>
    <w:rsid w:val="00FE4E44"/>
    <w:rsid w:val="00FE53BF"/>
    <w:rsid w:val="00FE562C"/>
    <w:rsid w:val="00FE5670"/>
    <w:rsid w:val="00FE57D6"/>
    <w:rsid w:val="00FE57E6"/>
    <w:rsid w:val="00FE5A23"/>
    <w:rsid w:val="00FE687E"/>
    <w:rsid w:val="00FE7823"/>
    <w:rsid w:val="00FE79B4"/>
    <w:rsid w:val="00FF09E9"/>
    <w:rsid w:val="00FF0C0C"/>
    <w:rsid w:val="00FF0E5D"/>
    <w:rsid w:val="00FF1952"/>
    <w:rsid w:val="00FF1B01"/>
    <w:rsid w:val="00FF41FE"/>
    <w:rsid w:val="00FF4C8D"/>
    <w:rsid w:val="00FF5260"/>
    <w:rsid w:val="00FF5968"/>
    <w:rsid w:val="00FF62EB"/>
    <w:rsid w:val="00FF7311"/>
    <w:rsid w:val="0674437F"/>
    <w:rsid w:val="097404DC"/>
    <w:rsid w:val="0D36405E"/>
    <w:rsid w:val="0E648088"/>
    <w:rsid w:val="12DEA707"/>
    <w:rsid w:val="177E2A3C"/>
    <w:rsid w:val="1AEF3E29"/>
    <w:rsid w:val="1BF15104"/>
    <w:rsid w:val="22D4B208"/>
    <w:rsid w:val="240BA582"/>
    <w:rsid w:val="2661244D"/>
    <w:rsid w:val="2849A5CF"/>
    <w:rsid w:val="29E8537B"/>
    <w:rsid w:val="2B82A225"/>
    <w:rsid w:val="2F8701D7"/>
    <w:rsid w:val="373C469D"/>
    <w:rsid w:val="382752BC"/>
    <w:rsid w:val="3AD0D7BB"/>
    <w:rsid w:val="3C00F31D"/>
    <w:rsid w:val="4120A46C"/>
    <w:rsid w:val="459CA85B"/>
    <w:rsid w:val="46923778"/>
    <w:rsid w:val="47956918"/>
    <w:rsid w:val="4933290C"/>
    <w:rsid w:val="4C2C8093"/>
    <w:rsid w:val="4CCDF8B9"/>
    <w:rsid w:val="4D552FBE"/>
    <w:rsid w:val="4D99140F"/>
    <w:rsid w:val="4DDC91DA"/>
    <w:rsid w:val="4F158D3F"/>
    <w:rsid w:val="50469880"/>
    <w:rsid w:val="52D07112"/>
    <w:rsid w:val="56795375"/>
    <w:rsid w:val="5B6CAC14"/>
    <w:rsid w:val="5C5F49E3"/>
    <w:rsid w:val="5E6B776F"/>
    <w:rsid w:val="61F11B2F"/>
    <w:rsid w:val="640D6B6C"/>
    <w:rsid w:val="64AB2B41"/>
    <w:rsid w:val="6504EDB2"/>
    <w:rsid w:val="67908EE2"/>
    <w:rsid w:val="67B79EF1"/>
    <w:rsid w:val="6970BEBA"/>
    <w:rsid w:val="69E5EA1F"/>
    <w:rsid w:val="6BA0904F"/>
    <w:rsid w:val="6C482F99"/>
    <w:rsid w:val="6CBF81B5"/>
    <w:rsid w:val="6E25DD7C"/>
    <w:rsid w:val="718F3E84"/>
    <w:rsid w:val="724DA992"/>
    <w:rsid w:val="7474A190"/>
    <w:rsid w:val="798C45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5F41"/>
  <w15:docId w15:val="{6085BCF1-316B-4C6A-B41F-B0EBE81B7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C17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4D9"/>
  </w:style>
  <w:style w:type="paragraph" w:styleId="Footer">
    <w:name w:val="footer"/>
    <w:basedOn w:val="Normal"/>
    <w:link w:val="FooterChar"/>
    <w:uiPriority w:val="99"/>
    <w:unhideWhenUsed/>
    <w:rsid w:val="00C17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4D9"/>
  </w:style>
  <w:style w:type="paragraph" w:customStyle="1" w:styleId="paragraph">
    <w:name w:val="paragraph"/>
    <w:basedOn w:val="Normal"/>
    <w:rsid w:val="00C174D9"/>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eop">
    <w:name w:val="eop"/>
    <w:basedOn w:val="DefaultParagraphFont"/>
    <w:rsid w:val="00C174D9"/>
  </w:style>
  <w:style w:type="character" w:customStyle="1" w:styleId="wacimagecontainer">
    <w:name w:val="wacimagecontainer"/>
    <w:basedOn w:val="DefaultParagraphFont"/>
    <w:rsid w:val="00C174D9"/>
  </w:style>
  <w:style w:type="character" w:customStyle="1" w:styleId="normaltextrun">
    <w:name w:val="normaltextrun"/>
    <w:basedOn w:val="DefaultParagraphFont"/>
    <w:rsid w:val="00C174D9"/>
  </w:style>
  <w:style w:type="table" w:styleId="TableGrid">
    <w:name w:val="Table Grid"/>
    <w:basedOn w:val="TableNormal"/>
    <w:uiPriority w:val="59"/>
    <w:rsid w:val="00913E5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C7C15"/>
    <w:pPr>
      <w:ind w:left="720"/>
      <w:contextualSpacing/>
    </w:pPr>
  </w:style>
  <w:style w:type="character" w:styleId="Hyperlink">
    <w:name w:val="Hyperlink"/>
    <w:basedOn w:val="DefaultParagraphFont"/>
    <w:uiPriority w:val="99"/>
    <w:unhideWhenUsed/>
    <w:rsid w:val="000C6C11"/>
    <w:rPr>
      <w:color w:val="467886" w:themeColor="hyperlink"/>
      <w:u w:val="single"/>
    </w:rPr>
  </w:style>
  <w:style w:type="character" w:customStyle="1" w:styleId="UnresolvedMention1">
    <w:name w:val="Unresolved Mention1"/>
    <w:basedOn w:val="DefaultParagraphFont"/>
    <w:uiPriority w:val="99"/>
    <w:unhideWhenUsed/>
    <w:rsid w:val="00676141"/>
    <w:rPr>
      <w:color w:val="605E5C"/>
      <w:shd w:val="clear" w:color="auto" w:fill="E1DFDD"/>
    </w:rPr>
  </w:style>
  <w:style w:type="character" w:styleId="CommentReference">
    <w:name w:val="annotation reference"/>
    <w:basedOn w:val="DefaultParagraphFont"/>
    <w:uiPriority w:val="99"/>
    <w:unhideWhenUsed/>
    <w:rsid w:val="009105A1"/>
    <w:rPr>
      <w:sz w:val="16"/>
      <w:szCs w:val="16"/>
    </w:rPr>
  </w:style>
  <w:style w:type="paragraph" w:styleId="CommentText">
    <w:name w:val="annotation text"/>
    <w:basedOn w:val="Normal"/>
    <w:link w:val="CommentTextChar"/>
    <w:uiPriority w:val="99"/>
    <w:unhideWhenUsed/>
    <w:rsid w:val="009105A1"/>
    <w:pPr>
      <w:spacing w:line="240" w:lineRule="auto"/>
    </w:pPr>
    <w:rPr>
      <w:sz w:val="20"/>
      <w:szCs w:val="20"/>
    </w:rPr>
  </w:style>
  <w:style w:type="character" w:customStyle="1" w:styleId="CommentTextChar">
    <w:name w:val="Comment Text Char"/>
    <w:basedOn w:val="DefaultParagraphFont"/>
    <w:link w:val="CommentText"/>
    <w:uiPriority w:val="99"/>
    <w:rsid w:val="009105A1"/>
    <w:rPr>
      <w:sz w:val="20"/>
      <w:szCs w:val="20"/>
    </w:rPr>
  </w:style>
  <w:style w:type="paragraph" w:styleId="CommentSubject">
    <w:name w:val="annotation subject"/>
    <w:basedOn w:val="CommentText"/>
    <w:next w:val="CommentText"/>
    <w:link w:val="CommentSubjectChar"/>
    <w:uiPriority w:val="99"/>
    <w:semiHidden/>
    <w:unhideWhenUsed/>
    <w:rsid w:val="009105A1"/>
    <w:rPr>
      <w:b/>
      <w:bCs/>
    </w:rPr>
  </w:style>
  <w:style w:type="character" w:customStyle="1" w:styleId="CommentSubjectChar">
    <w:name w:val="Comment Subject Char"/>
    <w:basedOn w:val="CommentTextChar"/>
    <w:link w:val="CommentSubject"/>
    <w:uiPriority w:val="99"/>
    <w:semiHidden/>
    <w:rsid w:val="009105A1"/>
    <w:rPr>
      <w:b/>
      <w:bCs/>
      <w:sz w:val="20"/>
      <w:szCs w:val="20"/>
    </w:rPr>
  </w:style>
  <w:style w:type="paragraph" w:customStyle="1" w:styleId="ProductList-Body">
    <w:name w:val="Product List - Body"/>
    <w:basedOn w:val="Normal"/>
    <w:link w:val="ProductList-BodyChar"/>
    <w:qFormat/>
    <w:rsid w:val="006756FC"/>
    <w:pPr>
      <w:tabs>
        <w:tab w:val="left" w:pos="158"/>
      </w:tabs>
      <w:spacing w:after="0" w:line="240" w:lineRule="auto"/>
    </w:pPr>
    <w:rPr>
      <w:rFonts w:eastAsiaTheme="minorHAnsi"/>
      <w:sz w:val="18"/>
      <w:szCs w:val="22"/>
      <w:lang w:eastAsia="en-US"/>
    </w:rPr>
  </w:style>
  <w:style w:type="character" w:customStyle="1" w:styleId="ProductList-BodyChar">
    <w:name w:val="Product List - Body Char"/>
    <w:basedOn w:val="DefaultParagraphFont"/>
    <w:link w:val="ProductList-Body"/>
    <w:rsid w:val="006756FC"/>
    <w:rPr>
      <w:rFonts w:eastAsiaTheme="minorHAnsi"/>
      <w:sz w:val="18"/>
      <w:szCs w:val="22"/>
      <w:lang w:eastAsia="en-US"/>
    </w:rPr>
  </w:style>
  <w:style w:type="paragraph" w:customStyle="1" w:styleId="ProductList-SubSubSectionHeading">
    <w:name w:val="Product List - SubSubSection Heading"/>
    <w:basedOn w:val="ProductList-Body"/>
    <w:link w:val="ProductList-SubSubSectionHeadingChar"/>
    <w:qFormat/>
    <w:rsid w:val="006756FC"/>
    <w:rPr>
      <w:b/>
      <w:color w:val="00188F"/>
    </w:rPr>
  </w:style>
  <w:style w:type="character" w:customStyle="1" w:styleId="ProductList-SubSubSectionHeadingChar">
    <w:name w:val="Product List - SubSubSection Heading Char"/>
    <w:basedOn w:val="ProductList-BodyChar"/>
    <w:link w:val="ProductList-SubSubSectionHeading"/>
    <w:rsid w:val="006756FC"/>
    <w:rPr>
      <w:rFonts w:eastAsiaTheme="minorHAnsi"/>
      <w:b/>
      <w:color w:val="00188F"/>
      <w:sz w:val="18"/>
      <w:szCs w:val="22"/>
      <w:lang w:eastAsia="en-US"/>
    </w:rPr>
  </w:style>
  <w:style w:type="paragraph" w:styleId="TOC5">
    <w:name w:val="toc 5"/>
    <w:basedOn w:val="Normal"/>
    <w:next w:val="Normal"/>
    <w:autoRedefine/>
    <w:uiPriority w:val="39"/>
    <w:semiHidden/>
    <w:unhideWhenUsed/>
    <w:rsid w:val="00F7509B"/>
    <w:pPr>
      <w:spacing w:after="100"/>
      <w:ind w:left="960"/>
    </w:pPr>
  </w:style>
  <w:style w:type="paragraph" w:customStyle="1" w:styleId="VL-Amend-SS-Lvl-5">
    <w:name w:val="VL-Amend-SS-Lvl-5"/>
    <w:basedOn w:val="Normal"/>
    <w:qFormat/>
    <w:rsid w:val="0001099D"/>
    <w:pPr>
      <w:tabs>
        <w:tab w:val="num" w:pos="1800"/>
      </w:tabs>
      <w:spacing w:before="120" w:after="0" w:line="240" w:lineRule="auto"/>
      <w:ind w:left="1800" w:hanging="360"/>
      <w:jc w:val="both"/>
    </w:pPr>
    <w:rPr>
      <w:rFonts w:ascii="Arial" w:eastAsia="Times New Roman" w:hAnsi="Arial" w:cs="Times New Roman"/>
      <w:color w:val="000000"/>
      <w:sz w:val="20"/>
      <w:lang w:eastAsia="en-US"/>
    </w:rPr>
  </w:style>
  <w:style w:type="paragraph" w:customStyle="1" w:styleId="VL-Amend-SS-Lvl-1-Title">
    <w:name w:val="VL-Amend-SS-Lvl-1-Title"/>
    <w:qFormat/>
    <w:rsid w:val="0001099D"/>
    <w:pPr>
      <w:tabs>
        <w:tab w:val="num" w:pos="720"/>
      </w:tabs>
      <w:spacing w:before="360" w:after="0" w:line="240" w:lineRule="auto"/>
      <w:ind w:left="720" w:hanging="720"/>
      <w:outlineLvl w:val="0"/>
    </w:pPr>
    <w:rPr>
      <w:rFonts w:ascii="Arial" w:eastAsia="MS Mincho" w:hAnsi="Arial" w:cs="Arial"/>
      <w:b/>
      <w:i/>
      <w:sz w:val="26"/>
      <w:szCs w:val="26"/>
      <w:lang w:eastAsia="en-US"/>
    </w:rPr>
  </w:style>
  <w:style w:type="paragraph" w:customStyle="1" w:styleId="VL-Amend-SS-Lvl-2">
    <w:name w:val="VL-Amend-SS-Lvl-2"/>
    <w:basedOn w:val="Normal"/>
    <w:qFormat/>
    <w:rsid w:val="0001099D"/>
    <w:pPr>
      <w:tabs>
        <w:tab w:val="num" w:pos="1080"/>
      </w:tabs>
      <w:adjustRightInd w:val="0"/>
      <w:spacing w:before="120" w:after="0" w:line="240" w:lineRule="auto"/>
      <w:ind w:left="1080" w:hanging="360"/>
      <w:jc w:val="both"/>
      <w:outlineLvl w:val="1"/>
    </w:pPr>
    <w:rPr>
      <w:rFonts w:ascii="Arial" w:eastAsia="MS Mincho" w:hAnsi="Arial" w:cs="Arial"/>
      <w:color w:val="000000"/>
      <w:sz w:val="20"/>
      <w:lang w:eastAsia="en-US"/>
    </w:rPr>
  </w:style>
  <w:style w:type="character" w:customStyle="1" w:styleId="Mention1">
    <w:name w:val="Mention1"/>
    <w:basedOn w:val="DefaultParagraphFont"/>
    <w:uiPriority w:val="99"/>
    <w:unhideWhenUsed/>
    <w:rsid w:val="004709AB"/>
    <w:rPr>
      <w:color w:val="2B579A"/>
      <w:shd w:val="clear" w:color="auto" w:fill="E1DFDD"/>
    </w:rPr>
  </w:style>
  <w:style w:type="paragraph" w:styleId="Revision">
    <w:name w:val="Revision"/>
    <w:hidden/>
    <w:uiPriority w:val="99"/>
    <w:semiHidden/>
    <w:rsid w:val="0013335A"/>
    <w:pPr>
      <w:spacing w:after="0" w:line="240" w:lineRule="auto"/>
    </w:pPr>
  </w:style>
  <w:style w:type="character" w:styleId="FollowedHyperlink">
    <w:name w:val="FollowedHyperlink"/>
    <w:basedOn w:val="DefaultParagraphFont"/>
    <w:uiPriority w:val="99"/>
    <w:semiHidden/>
    <w:unhideWhenUsed/>
    <w:rsid w:val="00E81AB3"/>
    <w:rPr>
      <w:color w:val="96607D" w:themeColor="followedHyperlink"/>
      <w:u w:val="single"/>
    </w:rPr>
  </w:style>
  <w:style w:type="character" w:customStyle="1" w:styleId="UnresolvedMention2">
    <w:name w:val="Unresolved Mention2"/>
    <w:basedOn w:val="DefaultParagraphFont"/>
    <w:uiPriority w:val="99"/>
    <w:rsid w:val="00FF62EB"/>
    <w:rPr>
      <w:color w:val="605E5C"/>
      <w:shd w:val="clear" w:color="auto" w:fill="E1DFDD"/>
    </w:rPr>
  </w:style>
  <w:style w:type="paragraph" w:styleId="EndnoteText">
    <w:name w:val="endnote text"/>
    <w:basedOn w:val="Normal"/>
    <w:link w:val="EndnoteTextChar"/>
    <w:uiPriority w:val="99"/>
    <w:unhideWhenUsed/>
    <w:rsid w:val="007D5BC7"/>
    <w:pPr>
      <w:spacing w:before="120" w:after="120" w:line="240" w:lineRule="auto"/>
    </w:pPr>
    <w:rPr>
      <w:rFonts w:ascii="Arial" w:eastAsiaTheme="minorHAnsi" w:hAnsi="Arial"/>
      <w:sz w:val="18"/>
      <w:szCs w:val="20"/>
      <w:lang w:eastAsia="en-US"/>
    </w:rPr>
  </w:style>
  <w:style w:type="character" w:customStyle="1" w:styleId="EndnoteTextChar">
    <w:name w:val="Endnote Text Char"/>
    <w:basedOn w:val="DefaultParagraphFont"/>
    <w:link w:val="EndnoteText"/>
    <w:uiPriority w:val="99"/>
    <w:rsid w:val="007D5BC7"/>
    <w:rPr>
      <w:rFonts w:ascii="Arial" w:eastAsiaTheme="minorHAnsi" w:hAnsi="Arial"/>
      <w:sz w:val="18"/>
      <w:szCs w:val="20"/>
      <w:lang w:eastAsia="en-US"/>
    </w:rPr>
  </w:style>
  <w:style w:type="character" w:styleId="EndnoteReference">
    <w:name w:val="endnote reference"/>
    <w:basedOn w:val="DefaultParagraphFont"/>
    <w:uiPriority w:val="99"/>
    <w:semiHidden/>
    <w:unhideWhenUsed/>
    <w:rsid w:val="007D5B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licensing/terms/product/ForOnlineServices/EAEAS" TargetMode="External"/><Relationship Id="rId18" Type="http://schemas.openxmlformats.org/officeDocument/2006/relationships/hyperlink" Target="https://www.microsoft.com/en-gb/trust-center/privacy/data-location"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aka.ms/CSLA" TargetMode="External"/><Relationship Id="rId7" Type="http://schemas.openxmlformats.org/officeDocument/2006/relationships/settings" Target="settings.xml"/><Relationship Id="rId12" Type="http://schemas.openxmlformats.org/officeDocument/2006/relationships/hyperlink" Target="https://www.microsoft.com/licensing/terms/welcome/welcomepage" TargetMode="External"/><Relationship Id="rId17" Type="http://schemas.openxmlformats.org/officeDocument/2006/relationships/hyperlink" Target="https://www.microsoft.com/licensing/terms/product/PrivacyandSecurityTerms/EAEAS" TargetMode="External"/><Relationship Id="rId25" Type="http://schemas.openxmlformats.org/officeDocument/2006/relationships/hyperlink" Target="https://servicetrust.microsoft.com/" TargetMode="External"/><Relationship Id="rId2" Type="http://schemas.openxmlformats.org/officeDocument/2006/relationships/customXml" Target="../customXml/item2.xml"/><Relationship Id="rId16" Type="http://schemas.openxmlformats.org/officeDocument/2006/relationships/hyperlink" Target="https://www.microsoft.com/licensing/terms/product/PrivacyandSecurityTerms/EAEAS" TargetMode="External"/><Relationship Id="rId20" Type="http://schemas.openxmlformats.org/officeDocument/2006/relationships/hyperlink" Target="https://aka.ms/CSLA"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ma.europa.eu/sites/default/files/2024-07/JC_2024_53_Final_report_DORA_RTS_on_subcontracting.pdf" TargetMode="External"/><Relationship Id="rId24" Type="http://schemas.openxmlformats.org/officeDocument/2006/relationships/hyperlink" Target="https://servicetrust.microsoft.com/viewpage/PenTes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microsoft.com/en-us/legal/cognitive-services/openai/data-privacy?context=%2Fazure%2Fai-services%2Fopenai%2Fcontext%2Fcontext&amp;tabs=azure-portal" TargetMode="External"/><Relationship Id="rId23" Type="http://schemas.openxmlformats.org/officeDocument/2006/relationships/hyperlink" Target="https://www.microsoft.com/en-us/Investor/sec-filings.aspx"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ka.ms/CSLA"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crosoft.com/licensing/terms/product/ForOnlineServices/EAEAS" TargetMode="External"/><Relationship Id="rId22" Type="http://schemas.openxmlformats.org/officeDocument/2006/relationships/hyperlink" Target="https://aka.ms/CSLA" TargetMode="External"/><Relationship Id="rId27" Type="http://schemas.openxmlformats.org/officeDocument/2006/relationships/header" Target="header2.xml"/><Relationship Id="rId30" Type="http://schemas.openxmlformats.org/officeDocument/2006/relationships/fontTable" Target="fontTable.xml"/><Relationship Id="rId33" Type="http://schemas.openxmlformats.org/officeDocument/2006/relationships/footer" Target="footer2.xml"/><Relationship Id="rId3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BA3835B2BA2942BFC4BCA4F76B05A9" ma:contentTypeVersion="30" ma:contentTypeDescription="Create a new document." ma:contentTypeScope="" ma:versionID="9bb9120147a41644d5c5cffdda82f70d">
  <xsd:schema xmlns:xsd="http://www.w3.org/2001/XMLSchema" xmlns:xs="http://www.w3.org/2001/XMLSchema" xmlns:p="http://schemas.microsoft.com/office/2006/metadata/properties" xmlns:ns1="http://schemas.microsoft.com/sharepoint/v3" xmlns:ns2="696e3743-c2ef-4496-9dcc-08de6af9b1f9" xmlns:ns3="7a82d7b7-26a6-4b9b-a656-20d15650641c" xmlns:ns4="230e9df3-be65-4c73-a93b-d1236ebd677e" targetNamespace="http://schemas.microsoft.com/office/2006/metadata/properties" ma:root="true" ma:fieldsID="3dee6821cd398f9f1d31355eeda00971" ns1:_="" ns2:_="" ns3:_="" ns4:_="">
    <xsd:import namespace="http://schemas.microsoft.com/sharepoint/v3"/>
    <xsd:import namespace="696e3743-c2ef-4496-9dcc-08de6af9b1f9"/>
    <xsd:import namespace="7a82d7b7-26a6-4b9b-a656-20d15650641c"/>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DateUploaded" minOccurs="0"/>
                <xsd:element ref="ns2:Owner_x0028_s_x0029_"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6e3743-c2ef-4496-9dcc-08de6af9b1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DateUploaded" ma:index="26" nillable="true" ma:displayName="Date Uploaded" ma:description="Date content was uploaded to the site" ma:format="DateOnly" ma:internalName="DateUploaded">
      <xsd:simpleType>
        <xsd:restriction base="dms:DateTime"/>
      </xsd:simpleType>
    </xsd:element>
    <xsd:element name="Owner_x0028_s_x0029_" ma:index="27" nillable="true" ma:displayName="Owner(s)" ma:description="content owner " ma:format="Dropdown" ma:list="UserInfo" ma:SharePointGroup="0" ma:internalName="Own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8" nillable="true" ma:displayName="Notes" ma:format="Dropdown" ma:internalName="Notes">
      <xsd:simpleType>
        <xsd:restriction base="dms:Note">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82d7b7-26a6-4b9b-a656-20d1565064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d6acf37-99fe-4800-83d7-1d72ac6d794f}" ma:internalName="TaxCatchAll" ma:showField="CatchAllData" ma:web="7a82d7b7-26a6-4b9b-a656-20d1565064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96e3743-c2ef-4496-9dcc-08de6af9b1f9">
      <Terms xmlns="http://schemas.microsoft.com/office/infopath/2007/PartnerControls"/>
    </lcf76f155ced4ddcb4097134ff3c332f>
    <DateUploaded xmlns="696e3743-c2ef-4496-9dcc-08de6af9b1f9" xsi:nil="true"/>
    <Notes xmlns="696e3743-c2ef-4496-9dcc-08de6af9b1f9" xsi:nil="true"/>
    <_ip_UnifiedCompliancePolicyProperties xmlns="http://schemas.microsoft.com/sharepoint/v3" xsi:nil="true"/>
    <Owner_x0028_s_x0029_ xmlns="696e3743-c2ef-4496-9dcc-08de6af9b1f9">
      <UserInfo>
        <DisplayName/>
        <AccountId xsi:nil="true"/>
        <AccountType/>
      </UserInfo>
    </Owner_x0028_s_x0029_>
    <TaxCatchAll xmlns="230e9df3-be65-4c73-a93b-d1236ebd677e" xsi:nil="true"/>
  </documentManagement>
</p:properties>
</file>

<file path=customXml/itemProps1.xml><?xml version="1.0" encoding="utf-8"?>
<ds:datastoreItem xmlns:ds="http://schemas.openxmlformats.org/officeDocument/2006/customXml" ds:itemID="{EBCF1A0F-3241-4C8D-88CC-223498270CCE}">
  <ds:schemaRefs>
    <ds:schemaRef ds:uri="http://schemas.openxmlformats.org/officeDocument/2006/bibliography"/>
  </ds:schemaRefs>
</ds:datastoreItem>
</file>

<file path=customXml/itemProps2.xml><?xml version="1.0" encoding="utf-8"?>
<ds:datastoreItem xmlns:ds="http://schemas.openxmlformats.org/officeDocument/2006/customXml" ds:itemID="{AF63DEBC-6D82-4C57-B080-600E6E0E9001}">
  <ds:schemaRefs>
    <ds:schemaRef ds:uri="http://schemas.microsoft.com/sharepoint/v3/contenttype/forms"/>
  </ds:schemaRefs>
</ds:datastoreItem>
</file>

<file path=customXml/itemProps3.xml><?xml version="1.0" encoding="utf-8"?>
<ds:datastoreItem xmlns:ds="http://schemas.openxmlformats.org/officeDocument/2006/customXml" ds:itemID="{69C36248-2FF3-4FA0-AEAD-227474B85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6e3743-c2ef-4496-9dcc-08de6af9b1f9"/>
    <ds:schemaRef ds:uri="7a82d7b7-26a6-4b9b-a656-20d15650641c"/>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AC224F-681D-4070-97BF-C4DEA7268520}">
  <ds:schemaRefs>
    <ds:schemaRef ds:uri="http://schemas.microsoft.com/office/2006/metadata/properties"/>
    <ds:schemaRef ds:uri="http://schemas.microsoft.com/office/infopath/2007/PartnerControls"/>
    <ds:schemaRef ds:uri="http://schemas.microsoft.com/sharepoint/v3"/>
    <ds:schemaRef ds:uri="696e3743-c2ef-4496-9dcc-08de6af9b1f9"/>
    <ds:schemaRef ds:uri="230e9df3-be65-4c73-a93b-d1236ebd677e"/>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260</TotalTime>
  <Pages>28</Pages>
  <Words>23076</Words>
  <Characters>131534</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O’Neill, Flynn</dc:creator>
  <cp:lastModifiedBy>Steve Rosenboro (CELA)</cp:lastModifiedBy>
  <cp:revision>4</cp:revision>
  <dcterms:created xsi:type="dcterms:W3CDTF">2025-03-11T16:31:00Z</dcterms:created>
  <dcterms:modified xsi:type="dcterms:W3CDTF">2025-03-12T17:14:00Z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0x01010082BA3835B2BA2942BFC4BCA4F76B05A9</vt:lpwstr>
  </property>
  <property fmtid="{D5CDD505-2E9C-101B-9397-08002B2CF9AE}" pid="3" name="MediaServiceImageTags">
    <vt:lpwstr/>
  </property>
</Properties>
</file>